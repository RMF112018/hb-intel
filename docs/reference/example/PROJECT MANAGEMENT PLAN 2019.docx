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82B17" w:rsidRDefault="0019500E" w:rsidP="0029628B">
      <w:pPr>
        <w:jc w:val="center"/>
        <w:rPr>
          <w:rFonts w:ascii="Gill Sans MT" w:hAnsi="Gill Sans MT"/>
        </w:rPr>
      </w:pPr>
      <w:r w:rsidRPr="000B3BB9">
        <w:rPr>
          <w:rFonts w:ascii="Gill Sans MT" w:hAnsi="Gill Sans MT"/>
          <w:b/>
          <w:noProof/>
        </w:rPr>
        <w:drawing>
          <wp:inline distT="0" distB="0" distL="0" distR="0" wp14:anchorId="62AEA3DA" wp14:editId="07777777">
            <wp:extent cx="3914775" cy="2438400"/>
            <wp:effectExtent l="0" t="0" r="9525" b="0"/>
            <wp:docPr id="1" name="Picture 1" descr="..\..\..\New HB Logo\Black &amp; White\HB Logo.jpg">
              <a:extLst xmlns:a="http://schemas.openxmlformats.org/drawingml/2006/main">
                <a:ext uri="{FF2B5EF4-FFF2-40B4-BE49-F238E27FC236}">
                  <a16:creationId xmlns:a16="http://schemas.microsoft.com/office/drawing/2014/main" id="{ACDBC14E-D76A-400E-A328-2188FC4EB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HB Logo\Black &amp; White\HB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4775" cy="2438400"/>
                    </a:xfrm>
                    <a:prstGeom prst="rect">
                      <a:avLst/>
                    </a:prstGeom>
                    <a:noFill/>
                    <a:ln>
                      <a:noFill/>
                    </a:ln>
                  </pic:spPr>
                </pic:pic>
              </a:graphicData>
            </a:graphic>
          </wp:inline>
        </w:drawing>
      </w:r>
    </w:p>
    <w:p w14:paraId="0A37501D" w14:textId="77777777" w:rsidR="0029628B" w:rsidRDefault="0029628B" w:rsidP="0029628B">
      <w:pPr>
        <w:jc w:val="center"/>
        <w:rPr>
          <w:rFonts w:ascii="Gill Sans MT" w:hAnsi="Gill Sans MT"/>
        </w:rPr>
      </w:pPr>
    </w:p>
    <w:p w14:paraId="5DAB6C7B" w14:textId="77777777" w:rsidR="00DD6DDE" w:rsidRDefault="00DD6DDE" w:rsidP="0029628B">
      <w:pPr>
        <w:jc w:val="center"/>
        <w:rPr>
          <w:rFonts w:ascii="Gill Sans MT" w:hAnsi="Gill Sans MT"/>
        </w:rPr>
      </w:pPr>
    </w:p>
    <w:p w14:paraId="02EB378F" w14:textId="77777777" w:rsidR="0029628B" w:rsidRDefault="0029628B" w:rsidP="0029628B">
      <w:pPr>
        <w:jc w:val="center"/>
        <w:rPr>
          <w:rFonts w:ascii="Gill Sans MT" w:hAnsi="Gill Sans MT"/>
        </w:rPr>
      </w:pPr>
    </w:p>
    <w:p w14:paraId="776FFC02" w14:textId="77777777" w:rsidR="0029628B" w:rsidRPr="0029628B" w:rsidRDefault="0029628B" w:rsidP="0029628B">
      <w:pPr>
        <w:jc w:val="center"/>
        <w:rPr>
          <w:rFonts w:asciiTheme="minorHAnsi" w:hAnsiTheme="minorHAnsi" w:cstheme="minorHAnsi"/>
          <w:b/>
          <w:bCs/>
        </w:rPr>
      </w:pPr>
      <w:r w:rsidRPr="0029628B">
        <w:rPr>
          <w:rFonts w:asciiTheme="minorHAnsi" w:hAnsiTheme="minorHAnsi" w:cstheme="minorHAnsi"/>
          <w:b/>
          <w:bCs/>
          <w:sz w:val="28"/>
          <w:szCs w:val="28"/>
        </w:rPr>
        <w:t>PROJECT MANAGEMENT PLAN</w:t>
      </w:r>
    </w:p>
    <w:p w14:paraId="6A05A809" w14:textId="77777777" w:rsidR="0029628B" w:rsidRDefault="0029628B" w:rsidP="0029628B">
      <w:pPr>
        <w:jc w:val="center"/>
        <w:rPr>
          <w:rFonts w:asciiTheme="minorHAnsi" w:hAnsiTheme="minorHAnsi" w:cstheme="minorHAnsi"/>
          <w:b/>
          <w:bCs/>
        </w:rPr>
      </w:pPr>
    </w:p>
    <w:p w14:paraId="6B9FA08D" w14:textId="798A14D8" w:rsidR="0029628B" w:rsidRDefault="00DE5773" w:rsidP="0029628B">
      <w:pPr>
        <w:jc w:val="center"/>
        <w:rPr>
          <w:rFonts w:asciiTheme="minorHAnsi" w:hAnsiTheme="minorHAnsi" w:cstheme="minorHAnsi"/>
          <w:b/>
          <w:bCs/>
        </w:rPr>
      </w:pPr>
      <w:r>
        <w:rPr>
          <w:rFonts w:asciiTheme="minorHAnsi" w:hAnsiTheme="minorHAnsi" w:cstheme="minorHAnsi"/>
          <w:b/>
          <w:bCs/>
          <w:sz w:val="48"/>
        </w:rPr>
        <w:fldChar w:fldCharType="begin">
          <w:ffData>
            <w:name w:val="ProjectNameField"/>
            <w:enabled/>
            <w:calcOnExit w:val="0"/>
            <w:textInput>
              <w:default w:val="PROJECT NAME"/>
            </w:textInput>
          </w:ffData>
        </w:fldChar>
      </w:r>
      <w:bookmarkStart w:id="0" w:name="ProjectNameField"/>
      <w:r>
        <w:rPr>
          <w:rFonts w:asciiTheme="minorHAnsi" w:hAnsiTheme="minorHAnsi" w:cstheme="minorHAnsi"/>
          <w:b/>
          <w:bCs/>
          <w:sz w:val="48"/>
        </w:rPr>
        <w:instrText xml:space="preserve"> FORMTEXT </w:instrText>
      </w:r>
      <w:r>
        <w:rPr>
          <w:rFonts w:asciiTheme="minorHAnsi" w:hAnsiTheme="minorHAnsi" w:cstheme="minorHAnsi"/>
          <w:b/>
          <w:bCs/>
          <w:sz w:val="48"/>
        </w:rPr>
      </w:r>
      <w:r>
        <w:rPr>
          <w:rFonts w:asciiTheme="minorHAnsi" w:hAnsiTheme="minorHAnsi" w:cstheme="minorHAnsi"/>
          <w:b/>
          <w:bCs/>
          <w:sz w:val="48"/>
        </w:rPr>
        <w:fldChar w:fldCharType="separate"/>
      </w:r>
      <w:r>
        <w:rPr>
          <w:rFonts w:asciiTheme="minorHAnsi" w:hAnsiTheme="minorHAnsi" w:cstheme="minorHAnsi"/>
          <w:b/>
          <w:bCs/>
          <w:noProof/>
          <w:sz w:val="48"/>
        </w:rPr>
        <w:t>PROJECT NAME</w:t>
      </w:r>
      <w:r>
        <w:rPr>
          <w:rFonts w:asciiTheme="minorHAnsi" w:hAnsiTheme="minorHAnsi" w:cstheme="minorHAnsi"/>
          <w:b/>
          <w:bCs/>
          <w:sz w:val="48"/>
        </w:rPr>
        <w:fldChar w:fldCharType="end"/>
      </w:r>
      <w:bookmarkEnd w:id="0"/>
    </w:p>
    <w:p w14:paraId="5A39BBE3" w14:textId="77777777" w:rsidR="0029628B" w:rsidRDefault="0029628B" w:rsidP="0029628B">
      <w:pPr>
        <w:jc w:val="center"/>
        <w:rPr>
          <w:rFonts w:asciiTheme="minorHAnsi" w:hAnsiTheme="minorHAnsi" w:cstheme="minorHAnsi"/>
          <w:b/>
          <w:bCs/>
        </w:rPr>
      </w:pPr>
    </w:p>
    <w:p w14:paraId="703C7A59" w14:textId="7373E3D5" w:rsidR="0029628B" w:rsidRPr="0029628B" w:rsidRDefault="0029628B" w:rsidP="0029628B">
      <w:pPr>
        <w:jc w:val="center"/>
        <w:rPr>
          <w:rFonts w:asciiTheme="minorHAnsi" w:hAnsiTheme="minorHAnsi" w:cstheme="minorHAnsi"/>
          <w:b/>
          <w:bCs/>
        </w:rPr>
      </w:pPr>
      <w:r>
        <w:rPr>
          <w:rFonts w:asciiTheme="minorHAnsi" w:hAnsiTheme="minorHAnsi" w:cstheme="minorHAnsi"/>
          <w:b/>
          <w:bCs/>
        </w:rPr>
        <w:t>JOB NO.</w:t>
      </w:r>
      <w:r w:rsidR="009F5D02">
        <w:rPr>
          <w:rFonts w:asciiTheme="minorHAnsi" w:hAnsiTheme="minorHAnsi" w:cstheme="minorHAnsi"/>
          <w:b/>
          <w:bCs/>
        </w:rPr>
        <w:t xml:space="preserve"> </w:t>
      </w:r>
      <w:r w:rsidR="00DE5773">
        <w:rPr>
          <w:rFonts w:asciiTheme="minorHAnsi" w:hAnsiTheme="minorHAnsi" w:cstheme="minorHAnsi"/>
          <w:b/>
          <w:bCs/>
        </w:rPr>
        <w:fldChar w:fldCharType="begin">
          <w:ffData>
            <w:name w:val="ProjectNumber"/>
            <w:enabled/>
            <w:calcOnExit w:val="0"/>
            <w:textInput>
              <w:default w:val="00-000-00"/>
              <w:maxLength w:val="9"/>
            </w:textInput>
          </w:ffData>
        </w:fldChar>
      </w:r>
      <w:bookmarkStart w:id="1" w:name="ProjectNumber"/>
      <w:r w:rsidR="00DE5773">
        <w:rPr>
          <w:rFonts w:asciiTheme="minorHAnsi" w:hAnsiTheme="minorHAnsi" w:cstheme="minorHAnsi"/>
          <w:b/>
          <w:bCs/>
        </w:rPr>
        <w:instrText xml:space="preserve"> FORMTEXT </w:instrText>
      </w:r>
      <w:r w:rsidR="00DE5773">
        <w:rPr>
          <w:rFonts w:asciiTheme="minorHAnsi" w:hAnsiTheme="minorHAnsi" w:cstheme="minorHAnsi"/>
          <w:b/>
          <w:bCs/>
        </w:rPr>
      </w:r>
      <w:r w:rsidR="00DE5773">
        <w:rPr>
          <w:rFonts w:asciiTheme="minorHAnsi" w:hAnsiTheme="minorHAnsi" w:cstheme="minorHAnsi"/>
          <w:b/>
          <w:bCs/>
        </w:rPr>
        <w:fldChar w:fldCharType="separate"/>
      </w:r>
      <w:r w:rsidR="00DE5773">
        <w:rPr>
          <w:rFonts w:asciiTheme="minorHAnsi" w:hAnsiTheme="minorHAnsi" w:cstheme="minorHAnsi"/>
          <w:b/>
          <w:bCs/>
          <w:noProof/>
        </w:rPr>
        <w:t>00-000-00</w:t>
      </w:r>
      <w:r w:rsidR="00DE5773">
        <w:rPr>
          <w:rFonts w:asciiTheme="minorHAnsi" w:hAnsiTheme="minorHAnsi" w:cstheme="minorHAnsi"/>
          <w:b/>
          <w:bCs/>
        </w:rPr>
        <w:fldChar w:fldCharType="end"/>
      </w:r>
      <w:bookmarkEnd w:id="1"/>
    </w:p>
    <w:p w14:paraId="41C8F396" w14:textId="77777777" w:rsidR="0029628B" w:rsidRPr="0029628B" w:rsidRDefault="0029628B" w:rsidP="0029628B">
      <w:pPr>
        <w:rPr>
          <w:rFonts w:asciiTheme="minorHAnsi" w:hAnsiTheme="minorHAnsi" w:cstheme="minorHAnsi"/>
          <w:b/>
          <w:bCs/>
        </w:rPr>
      </w:pPr>
    </w:p>
    <w:p w14:paraId="72A3D3EC" w14:textId="77777777" w:rsidR="0029628B" w:rsidRPr="0029628B" w:rsidRDefault="0029628B" w:rsidP="0029628B">
      <w:pPr>
        <w:rPr>
          <w:rFonts w:asciiTheme="minorHAnsi" w:hAnsiTheme="minorHAnsi" w:cstheme="minorHAnsi"/>
          <w:b/>
          <w:bCs/>
        </w:rPr>
      </w:pPr>
    </w:p>
    <w:p w14:paraId="53128261" w14:textId="77777777" w:rsidR="0029628B" w:rsidRPr="00DD6DDE" w:rsidRDefault="0029628B" w:rsidP="0029628B">
      <w:pPr>
        <w:jc w:val="both"/>
        <w:rPr>
          <w:rFonts w:asciiTheme="minorHAnsi" w:hAnsiTheme="minorHAnsi" w:cstheme="minorHAnsi"/>
          <w:sz w:val="22"/>
          <w:szCs w:val="22"/>
        </w:rPr>
      </w:pPr>
    </w:p>
    <w:p w14:paraId="70EF5C26" w14:textId="77777777" w:rsidR="00DD6DDE" w:rsidRPr="00DD6DDE" w:rsidRDefault="0029628B" w:rsidP="00DD6DDE">
      <w:pPr>
        <w:jc w:val="both"/>
        <w:rPr>
          <w:rFonts w:asciiTheme="minorHAnsi" w:hAnsiTheme="minorHAnsi" w:cstheme="minorHAnsi"/>
          <w:b/>
          <w:sz w:val="22"/>
          <w:szCs w:val="22"/>
        </w:rPr>
      </w:pPr>
      <w:r w:rsidRPr="00DD6DDE">
        <w:rPr>
          <w:rFonts w:asciiTheme="minorHAnsi" w:hAnsiTheme="minorHAnsi" w:cstheme="minorHAnsi"/>
          <w:b/>
          <w:sz w:val="22"/>
          <w:szCs w:val="22"/>
        </w:rPr>
        <w:t>Submitted by:</w:t>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Pr>
          <w:rFonts w:asciiTheme="minorHAnsi" w:hAnsiTheme="minorHAnsi" w:cstheme="minorHAnsi"/>
          <w:b/>
          <w:sz w:val="22"/>
          <w:szCs w:val="22"/>
        </w:rPr>
        <w:tab/>
      </w:r>
      <w:r w:rsidR="00DD6DDE" w:rsidRPr="00DD6DDE">
        <w:rPr>
          <w:rFonts w:asciiTheme="minorHAnsi" w:hAnsiTheme="minorHAnsi" w:cstheme="minorHAnsi"/>
          <w:b/>
          <w:sz w:val="22"/>
          <w:szCs w:val="22"/>
        </w:rPr>
        <w:t>Approved By:</w:t>
      </w:r>
    </w:p>
    <w:p w14:paraId="62486C05" w14:textId="77777777" w:rsidR="0029628B" w:rsidRPr="00DD6DDE" w:rsidRDefault="0029628B" w:rsidP="0029628B">
      <w:pPr>
        <w:jc w:val="both"/>
        <w:rPr>
          <w:rFonts w:asciiTheme="minorHAnsi" w:hAnsiTheme="minorHAnsi" w:cstheme="minorHAnsi"/>
          <w:b/>
          <w:sz w:val="22"/>
          <w:szCs w:val="22"/>
        </w:rPr>
      </w:pPr>
    </w:p>
    <w:p w14:paraId="4101652C" w14:textId="77777777" w:rsidR="0029628B" w:rsidRPr="00DD6DDE" w:rsidRDefault="0029628B" w:rsidP="0029628B">
      <w:pPr>
        <w:jc w:val="both"/>
        <w:rPr>
          <w:rFonts w:asciiTheme="minorHAnsi" w:hAnsiTheme="minorHAnsi" w:cstheme="minorHAnsi"/>
          <w:sz w:val="22"/>
          <w:szCs w:val="22"/>
        </w:rPr>
      </w:pPr>
    </w:p>
    <w:p w14:paraId="4B99056E" w14:textId="77777777" w:rsidR="00DD6DDE" w:rsidRPr="00DD6DDE" w:rsidRDefault="0029628B" w:rsidP="00DD6DDE">
      <w:pPr>
        <w:jc w:val="both"/>
        <w:rPr>
          <w:rFonts w:asciiTheme="minorHAnsi" w:hAnsiTheme="minorHAnsi" w:cstheme="minorHAnsi"/>
          <w:sz w:val="22"/>
          <w:szCs w:val="22"/>
          <w:u w:val="single"/>
        </w:rPr>
      </w:pPr>
      <w:r w:rsidRPr="00DD6DDE">
        <w:rPr>
          <w:rFonts w:asciiTheme="minorHAnsi" w:hAnsiTheme="minorHAnsi" w:cstheme="minorHAnsi"/>
          <w:sz w:val="22"/>
          <w:szCs w:val="22"/>
          <w:u w:val="single"/>
        </w:rPr>
        <w:tab/>
      </w:r>
      <w:r w:rsidRPr="00DD6DDE">
        <w:rPr>
          <w:rFonts w:asciiTheme="minorHAnsi" w:hAnsiTheme="minorHAnsi" w:cstheme="minorHAnsi"/>
          <w:sz w:val="22"/>
          <w:szCs w:val="22"/>
          <w:u w:val="single"/>
        </w:rPr>
        <w:tab/>
      </w:r>
      <w:r w:rsidRPr="00DD6DDE">
        <w:rPr>
          <w:rFonts w:asciiTheme="minorHAnsi" w:hAnsiTheme="minorHAnsi" w:cstheme="minorHAnsi"/>
          <w:sz w:val="22"/>
          <w:szCs w:val="22"/>
          <w:u w:val="single"/>
        </w:rPr>
        <w:tab/>
      </w:r>
      <w:r w:rsidRPr="00DD6DDE">
        <w:rPr>
          <w:rFonts w:asciiTheme="minorHAnsi" w:hAnsiTheme="minorHAnsi" w:cstheme="minorHAnsi"/>
          <w:sz w:val="22"/>
          <w:szCs w:val="22"/>
          <w:u w:val="single"/>
        </w:rPr>
        <w:tab/>
      </w:r>
      <w:r w:rsidRPr="00DD6DDE">
        <w:rPr>
          <w:rFonts w:asciiTheme="minorHAnsi" w:hAnsiTheme="minorHAnsi" w:cstheme="minorHAnsi"/>
          <w:sz w:val="22"/>
          <w:szCs w:val="22"/>
          <w:u w:val="single"/>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sidRPr="00DD6DDE">
        <w:rPr>
          <w:rFonts w:asciiTheme="minorHAnsi" w:hAnsiTheme="minorHAnsi" w:cstheme="minorHAnsi"/>
          <w:sz w:val="22"/>
          <w:szCs w:val="22"/>
          <w:u w:val="single"/>
        </w:rPr>
        <w:tab/>
      </w:r>
      <w:r w:rsidR="00DD6DDE" w:rsidRPr="00DD6DDE">
        <w:rPr>
          <w:rFonts w:asciiTheme="minorHAnsi" w:hAnsiTheme="minorHAnsi" w:cstheme="minorHAnsi"/>
          <w:sz w:val="22"/>
          <w:szCs w:val="22"/>
          <w:u w:val="single"/>
        </w:rPr>
        <w:tab/>
      </w:r>
      <w:r w:rsidR="00DD6DDE" w:rsidRPr="00DD6DDE">
        <w:rPr>
          <w:rFonts w:asciiTheme="minorHAnsi" w:hAnsiTheme="minorHAnsi" w:cstheme="minorHAnsi"/>
          <w:sz w:val="22"/>
          <w:szCs w:val="22"/>
          <w:u w:val="single"/>
        </w:rPr>
        <w:tab/>
      </w:r>
      <w:r w:rsidR="00DD6DDE" w:rsidRPr="00DD6DDE">
        <w:rPr>
          <w:rFonts w:asciiTheme="minorHAnsi" w:hAnsiTheme="minorHAnsi" w:cstheme="minorHAnsi"/>
          <w:sz w:val="22"/>
          <w:szCs w:val="22"/>
          <w:u w:val="single"/>
        </w:rPr>
        <w:tab/>
      </w:r>
      <w:r w:rsidR="00DD6DDE" w:rsidRPr="00DD6DDE">
        <w:rPr>
          <w:rFonts w:asciiTheme="minorHAnsi" w:hAnsiTheme="minorHAnsi" w:cstheme="minorHAnsi"/>
          <w:sz w:val="22"/>
          <w:szCs w:val="22"/>
          <w:u w:val="single"/>
        </w:rPr>
        <w:tab/>
      </w:r>
    </w:p>
    <w:p w14:paraId="48F257BC" w14:textId="77777777" w:rsidR="00DD6DDE" w:rsidRPr="00DD6DDE" w:rsidRDefault="0029628B" w:rsidP="00DD6DDE">
      <w:pPr>
        <w:jc w:val="both"/>
        <w:rPr>
          <w:rFonts w:asciiTheme="minorHAnsi" w:hAnsiTheme="minorHAnsi" w:cstheme="minorHAnsi"/>
          <w:sz w:val="22"/>
          <w:szCs w:val="22"/>
        </w:rPr>
      </w:pPr>
      <w:r w:rsidRPr="00DD6DDE">
        <w:rPr>
          <w:rFonts w:asciiTheme="minorHAnsi" w:hAnsiTheme="minorHAnsi" w:cstheme="minorHAnsi"/>
          <w:sz w:val="22"/>
          <w:szCs w:val="22"/>
        </w:rPr>
        <w:t>Project Manager</w:t>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Pr>
          <w:rFonts w:asciiTheme="minorHAnsi" w:hAnsiTheme="minorHAnsi" w:cstheme="minorHAnsi"/>
          <w:sz w:val="22"/>
          <w:szCs w:val="22"/>
        </w:rPr>
        <w:tab/>
      </w:r>
      <w:r w:rsidR="00DD6DDE" w:rsidRPr="00DD6DDE">
        <w:rPr>
          <w:rFonts w:asciiTheme="minorHAnsi" w:hAnsiTheme="minorHAnsi" w:cstheme="minorHAnsi"/>
          <w:sz w:val="22"/>
          <w:szCs w:val="22"/>
        </w:rPr>
        <w:t>Project Executive</w:t>
      </w:r>
    </w:p>
    <w:p w14:paraId="1299C43A" w14:textId="77777777" w:rsidR="0029628B" w:rsidRPr="00DD6DDE" w:rsidRDefault="0029628B" w:rsidP="0029628B">
      <w:pPr>
        <w:jc w:val="both"/>
        <w:rPr>
          <w:rFonts w:asciiTheme="minorHAnsi" w:hAnsiTheme="minorHAnsi" w:cstheme="minorHAnsi"/>
          <w:sz w:val="22"/>
          <w:szCs w:val="22"/>
        </w:rPr>
      </w:pPr>
    </w:p>
    <w:p w14:paraId="11A7D2F1" w14:textId="77777777" w:rsidR="00E55BD9" w:rsidRDefault="00E55BD9">
      <w:pPr>
        <w:ind w:left="-540" w:right="-18" w:firstLine="540"/>
        <w:jc w:val="both"/>
        <w:rPr>
          <w:rFonts w:asciiTheme="minorHAnsi" w:hAnsiTheme="minorHAnsi" w:cstheme="minorHAnsi"/>
          <w:b/>
          <w:bCs/>
          <w:sz w:val="22"/>
          <w:szCs w:val="22"/>
        </w:rPr>
      </w:pPr>
    </w:p>
    <w:p w14:paraId="7023A39E" w14:textId="633B16D6" w:rsidR="00163B7D" w:rsidRPr="00163B7D" w:rsidRDefault="00163B7D">
      <w:pPr>
        <w:ind w:left="-540" w:right="-18" w:firstLine="540"/>
        <w:jc w:val="both"/>
        <w:rPr>
          <w:rFonts w:asciiTheme="minorHAnsi" w:hAnsiTheme="minorHAnsi" w:cstheme="minorHAnsi"/>
          <w:b/>
          <w:bCs/>
          <w:sz w:val="22"/>
          <w:szCs w:val="22"/>
        </w:rPr>
        <w:pPrChange w:id="2" w:author="Bobby Fetting" w:date="2026-02-24T09:44:00Z" w16du:dateUtc="2026-02-24T14:44:00Z">
          <w:pPr>
            <w:ind w:left="-540" w:right="-18"/>
            <w:jc w:val="both"/>
          </w:pPr>
        </w:pPrChange>
      </w:pPr>
      <w:r w:rsidRPr="00163B7D">
        <w:rPr>
          <w:rFonts w:asciiTheme="minorHAnsi" w:hAnsiTheme="minorHAnsi" w:cstheme="minorHAnsi"/>
          <w:b/>
          <w:bCs/>
          <w:sz w:val="22"/>
          <w:szCs w:val="22"/>
          <w:rPrChange w:id="3" w:author="Bobby Fetting" w:date="2026-02-24T09:44:00Z" w16du:dateUtc="2026-02-24T14:44:00Z">
            <w:rPr>
              <w:rFonts w:asciiTheme="minorHAnsi" w:hAnsiTheme="minorHAnsi" w:cstheme="minorHAnsi"/>
              <w:b/>
              <w:bCs/>
              <w:sz w:val="22"/>
              <w:szCs w:val="22"/>
              <w:u w:val="single"/>
            </w:rPr>
          </w:rPrChange>
        </w:rPr>
        <w:t>Project Team Signatures</w:t>
      </w:r>
      <w:r w:rsidRPr="00163B7D">
        <w:rPr>
          <w:rFonts w:asciiTheme="minorHAnsi" w:hAnsiTheme="minorHAnsi" w:cstheme="minorHAnsi"/>
          <w:b/>
          <w:bCs/>
          <w:sz w:val="22"/>
          <w:szCs w:val="22"/>
        </w:rPr>
        <w:t>:</w:t>
      </w:r>
    </w:p>
    <w:p w14:paraId="2248C8CE" w14:textId="77777777" w:rsidR="00163B7D" w:rsidRPr="0029628B" w:rsidRDefault="00163B7D" w:rsidP="00163B7D">
      <w:pPr>
        <w:ind w:right="-18"/>
        <w:jc w:val="both"/>
        <w:rPr>
          <w:rFonts w:asciiTheme="minorHAnsi" w:hAnsiTheme="minorHAnsi" w:cstheme="minorHAnsi"/>
          <w:b/>
          <w:bCs/>
          <w:sz w:val="22"/>
          <w:szCs w:val="22"/>
        </w:rPr>
      </w:pPr>
    </w:p>
    <w:p w14:paraId="5D4C4998" w14:textId="77777777" w:rsidR="00163B7D" w:rsidRPr="0029628B" w:rsidRDefault="00163B7D" w:rsidP="00163B7D">
      <w:pPr>
        <w:ind w:right="-18"/>
        <w:jc w:val="both"/>
        <w:rPr>
          <w:rFonts w:asciiTheme="minorHAnsi" w:hAnsiTheme="minorHAnsi" w:cstheme="minorHAnsi"/>
          <w:b/>
          <w:bCs/>
          <w:sz w:val="22"/>
          <w:szCs w:val="22"/>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52B0465A" w14:textId="77777777" w:rsidR="00163B7D" w:rsidRPr="0029628B" w:rsidRDefault="00163B7D" w:rsidP="00163B7D">
      <w:pPr>
        <w:ind w:right="-18"/>
        <w:jc w:val="both"/>
        <w:rPr>
          <w:rFonts w:asciiTheme="minorHAnsi" w:hAnsiTheme="minorHAnsi" w:cstheme="minorHAnsi"/>
          <w:b/>
          <w:bCs/>
          <w:sz w:val="22"/>
          <w:szCs w:val="22"/>
          <w:u w:val="single"/>
        </w:rPr>
      </w:pPr>
    </w:p>
    <w:p w14:paraId="4F87C762" w14:textId="77777777"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26F8C887" w14:textId="77777777" w:rsidR="00163B7D" w:rsidRPr="0029628B" w:rsidRDefault="00163B7D" w:rsidP="00163B7D">
      <w:pPr>
        <w:ind w:right="-18"/>
        <w:jc w:val="both"/>
        <w:rPr>
          <w:rFonts w:asciiTheme="minorHAnsi" w:hAnsiTheme="minorHAnsi" w:cstheme="minorHAnsi"/>
          <w:b/>
          <w:bCs/>
          <w:sz w:val="22"/>
          <w:szCs w:val="22"/>
          <w:u w:val="single"/>
        </w:rPr>
      </w:pPr>
    </w:p>
    <w:p w14:paraId="3131B949" w14:textId="77777777"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5B9E01FB" w14:textId="77777777" w:rsidR="00163B7D" w:rsidRDefault="00163B7D" w:rsidP="00163B7D">
      <w:pPr>
        <w:ind w:right="-18"/>
        <w:jc w:val="both"/>
        <w:rPr>
          <w:rFonts w:asciiTheme="minorHAnsi" w:hAnsiTheme="minorHAnsi" w:cstheme="minorHAnsi"/>
          <w:b/>
          <w:bCs/>
          <w:sz w:val="22"/>
          <w:szCs w:val="22"/>
          <w:u w:val="single"/>
        </w:rPr>
      </w:pPr>
    </w:p>
    <w:p w14:paraId="57BED991" w14:textId="77777777"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4FAD7248" w14:textId="77777777" w:rsidR="00163B7D" w:rsidRDefault="00163B7D" w:rsidP="00163B7D">
      <w:pPr>
        <w:ind w:right="-18"/>
        <w:jc w:val="both"/>
        <w:rPr>
          <w:rFonts w:asciiTheme="minorHAnsi" w:hAnsiTheme="minorHAnsi" w:cstheme="minorHAnsi"/>
          <w:b/>
          <w:bCs/>
          <w:sz w:val="22"/>
          <w:szCs w:val="22"/>
          <w:u w:val="single"/>
        </w:rPr>
      </w:pPr>
    </w:p>
    <w:p w14:paraId="4C060F7E" w14:textId="77777777"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1F8D3EB9" w14:textId="77777777" w:rsidR="00163B7D" w:rsidRDefault="00163B7D" w:rsidP="00163B7D">
      <w:pPr>
        <w:ind w:right="-18"/>
        <w:jc w:val="both"/>
        <w:rPr>
          <w:rFonts w:asciiTheme="minorHAnsi" w:hAnsiTheme="minorHAnsi" w:cstheme="minorHAnsi"/>
          <w:b/>
          <w:bCs/>
          <w:sz w:val="22"/>
          <w:szCs w:val="22"/>
          <w:u w:val="single"/>
        </w:rPr>
      </w:pPr>
    </w:p>
    <w:p w14:paraId="08AC12E8" w14:textId="77777777"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4C5DFDA3" w14:textId="77777777" w:rsidR="00163B7D" w:rsidRDefault="00163B7D" w:rsidP="00163B7D">
      <w:pPr>
        <w:ind w:right="-18"/>
        <w:jc w:val="both"/>
        <w:rPr>
          <w:rFonts w:asciiTheme="minorHAnsi" w:hAnsiTheme="minorHAnsi" w:cstheme="minorHAnsi"/>
          <w:b/>
          <w:bCs/>
          <w:sz w:val="22"/>
          <w:szCs w:val="22"/>
          <w:u w:val="single"/>
        </w:rPr>
      </w:pPr>
    </w:p>
    <w:p w14:paraId="4CD82843" w14:textId="1ACFA854" w:rsidR="00163B7D" w:rsidRDefault="00163B7D" w:rsidP="00163B7D">
      <w:pPr>
        <w:ind w:right="-18"/>
        <w:jc w:val="both"/>
        <w:rPr>
          <w:rFonts w:asciiTheme="minorHAnsi" w:hAnsiTheme="minorHAnsi" w:cstheme="minorHAnsi"/>
          <w:b/>
          <w:bCs/>
          <w:sz w:val="22"/>
          <w:szCs w:val="22"/>
          <w:u w:val="single"/>
        </w:rPr>
      </w:pP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sidRPr="0029628B">
        <w:rPr>
          <w:rFonts w:asciiTheme="minorHAnsi" w:hAnsiTheme="minorHAnsi" w:cstheme="minorHAnsi"/>
          <w:b/>
          <w:bCs/>
          <w:sz w:val="22"/>
          <w:szCs w:val="22"/>
        </w:rPr>
        <w:tab/>
      </w:r>
      <w:r w:rsidRPr="0029628B">
        <w:rPr>
          <w:rFonts w:asciiTheme="minorHAnsi" w:hAnsiTheme="minorHAnsi" w:cstheme="minorHAnsi"/>
          <w:b/>
          <w:bCs/>
          <w:sz w:val="22"/>
          <w:szCs w:val="22"/>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r>
        <w:rPr>
          <w:rFonts w:asciiTheme="minorHAnsi" w:hAnsiTheme="minorHAnsi" w:cstheme="minorHAnsi"/>
          <w:b/>
          <w:bCs/>
          <w:sz w:val="22"/>
          <w:szCs w:val="22"/>
          <w:u w:val="single"/>
        </w:rPr>
        <w:tab/>
      </w:r>
    </w:p>
    <w:p w14:paraId="1FC39945" w14:textId="77777777" w:rsidR="0029628B" w:rsidRDefault="0029628B">
      <w:pPr>
        <w:jc w:val="both"/>
        <w:rPr>
          <w:rFonts w:ascii="Gill Sans MT" w:hAnsi="Gill Sans MT"/>
        </w:rPr>
      </w:pPr>
    </w:p>
    <w:p w14:paraId="122A8B73" w14:textId="77777777" w:rsidR="00582B17" w:rsidRPr="0029628B" w:rsidRDefault="00007A26" w:rsidP="00DD6DDE">
      <w:pPr>
        <w:ind w:right="-18"/>
        <w:jc w:val="both"/>
        <w:rPr>
          <w:rFonts w:asciiTheme="minorHAnsi" w:hAnsiTheme="minorHAnsi" w:cstheme="minorHAnsi"/>
          <w:b/>
          <w:bCs/>
          <w:sz w:val="22"/>
          <w:szCs w:val="22"/>
        </w:rPr>
      </w:pPr>
      <w:r>
        <w:rPr>
          <w:rFonts w:ascii="Gill Sans MT" w:hAnsi="Gill Sans MT"/>
        </w:rPr>
        <w:br w:type="page"/>
      </w:r>
      <w:r w:rsidRPr="0029628B">
        <w:rPr>
          <w:rFonts w:asciiTheme="minorHAnsi" w:hAnsiTheme="minorHAnsi" w:cstheme="minorHAnsi"/>
          <w:b/>
          <w:bCs/>
          <w:sz w:val="22"/>
          <w:szCs w:val="22"/>
          <w:u w:val="single"/>
        </w:rPr>
        <w:lastRenderedPageBreak/>
        <w:t>Distribution</w:t>
      </w:r>
      <w:r w:rsidRPr="0029628B">
        <w:rPr>
          <w:rFonts w:asciiTheme="minorHAnsi" w:hAnsiTheme="minorHAnsi" w:cstheme="minorHAnsi"/>
          <w:b/>
          <w:bCs/>
          <w:sz w:val="22"/>
          <w:szCs w:val="22"/>
        </w:rPr>
        <w:t>:</w:t>
      </w:r>
    </w:p>
    <w:p w14:paraId="0562CB0E" w14:textId="77777777" w:rsidR="00582B17" w:rsidRDefault="00582B17" w:rsidP="00DD6DDE">
      <w:pPr>
        <w:ind w:right="-18"/>
        <w:jc w:val="both"/>
        <w:rPr>
          <w:ins w:id="4" w:author="Bobby Fetting" w:date="2026-02-23T08:32:00Z" w16du:dateUtc="2026-02-23T13:32:00Z"/>
          <w:rFonts w:asciiTheme="minorHAnsi" w:hAnsiTheme="minorHAnsi" w:cstheme="minorHAnsi"/>
          <w:b/>
          <w:bCs/>
          <w:sz w:val="22"/>
          <w:szCs w:val="22"/>
        </w:rPr>
      </w:pPr>
    </w:p>
    <w:p w14:paraId="4C2A2C43" w14:textId="53A2270B" w:rsidR="00F97CCD" w:rsidRPr="001D7ADB" w:rsidRDefault="27FCD0C9" w:rsidP="1461E93A">
      <w:pPr>
        <w:tabs>
          <w:tab w:val="center" w:pos="1800"/>
          <w:tab w:val="center" w:pos="7200"/>
        </w:tabs>
        <w:ind w:right="-18"/>
        <w:jc w:val="both"/>
        <w:rPr>
          <w:rFonts w:asciiTheme="minorHAnsi" w:hAnsiTheme="minorHAnsi" w:cstheme="minorBidi"/>
          <w:sz w:val="22"/>
          <w:szCs w:val="22"/>
          <w:u w:val="single"/>
        </w:rPr>
      </w:pPr>
      <w:r w:rsidRPr="1461E93A">
        <w:rPr>
          <w:rFonts w:asciiTheme="minorHAnsi" w:hAnsiTheme="minorHAnsi" w:cstheme="minorBidi"/>
          <w:sz w:val="22"/>
          <w:szCs w:val="22"/>
        </w:rPr>
        <w:t xml:space="preserve">                 </w:t>
      </w:r>
      <w:r w:rsidRPr="1461E93A">
        <w:rPr>
          <w:rFonts w:asciiTheme="minorHAnsi" w:hAnsiTheme="minorHAnsi" w:cstheme="minorBidi"/>
          <w:sz w:val="22"/>
          <w:szCs w:val="22"/>
          <w:u w:val="single"/>
        </w:rPr>
        <w:t xml:space="preserve"> </w:t>
      </w:r>
      <w:r w:rsidR="00F97CCD" w:rsidRPr="1461E93A">
        <w:rPr>
          <w:rFonts w:asciiTheme="minorHAnsi" w:hAnsiTheme="minorHAnsi" w:cstheme="minorBidi"/>
          <w:sz w:val="22"/>
          <w:szCs w:val="22"/>
          <w:u w:val="single"/>
        </w:rPr>
        <w:t>Residential</w:t>
      </w:r>
      <w:r w:rsidR="00F97CCD">
        <w:tab/>
      </w:r>
      <w:r w:rsidR="634061F2" w:rsidRPr="1461E93A">
        <w:rPr>
          <w:rFonts w:asciiTheme="minorHAnsi" w:hAnsiTheme="minorHAnsi" w:cstheme="minorBidi"/>
          <w:sz w:val="22"/>
          <w:szCs w:val="22"/>
          <w:u w:val="single"/>
        </w:rPr>
        <w:t xml:space="preserve"> </w:t>
      </w:r>
      <w:r w:rsidR="006E6ED7" w:rsidRPr="1461E93A">
        <w:rPr>
          <w:rFonts w:asciiTheme="minorHAnsi" w:hAnsiTheme="minorHAnsi" w:cstheme="minorBidi"/>
          <w:sz w:val="22"/>
          <w:szCs w:val="22"/>
          <w:u w:val="single"/>
        </w:rPr>
        <w:t>Commercial</w:t>
      </w:r>
    </w:p>
    <w:p w14:paraId="74661184" w14:textId="1AA71AA6" w:rsidR="00DD6DDE" w:rsidRPr="0029628B" w:rsidRDefault="008E4C61" w:rsidP="00E2174B">
      <w:pPr>
        <w:tabs>
          <w:tab w:val="left" w:pos="5400"/>
        </w:tabs>
        <w:spacing w:line="276" w:lineRule="auto"/>
        <w:ind w:right="-18"/>
        <w:jc w:val="both"/>
        <w:rPr>
          <w:rFonts w:asciiTheme="minorHAnsi" w:hAnsiTheme="minorHAnsi" w:cstheme="minorBidi"/>
          <w:sz w:val="22"/>
          <w:szCs w:val="22"/>
        </w:rPr>
      </w:pPr>
      <w:r>
        <w:rPr>
          <w:rFonts w:asciiTheme="minorHAnsi" w:hAnsiTheme="minorHAnsi" w:cstheme="minorBidi"/>
          <w:sz w:val="22"/>
          <w:szCs w:val="22"/>
        </w:rPr>
        <w:t>Joe Morin, President Luxury Residential</w:t>
      </w:r>
      <w:r w:rsidR="00E2174B">
        <w:rPr>
          <w:rFonts w:asciiTheme="minorHAnsi" w:hAnsiTheme="minorHAnsi" w:cstheme="minorBidi"/>
          <w:sz w:val="22"/>
          <w:szCs w:val="22"/>
        </w:rPr>
        <w:tab/>
      </w:r>
      <w:r w:rsidR="00E6054B">
        <w:rPr>
          <w:rFonts w:asciiTheme="minorHAnsi" w:hAnsiTheme="minorHAnsi" w:cstheme="minorBidi"/>
          <w:sz w:val="22"/>
          <w:szCs w:val="22"/>
        </w:rPr>
        <w:t>Arthur Miller, Vice President Commercial</w:t>
      </w:r>
    </w:p>
    <w:bookmarkStart w:id="5" w:name="_Hlk222728212"/>
    <w:p w14:paraId="356DF253" w14:textId="2BABC97E" w:rsidR="00E2174B" w:rsidRDefault="001D7ADB" w:rsidP="00E2174B">
      <w:pPr>
        <w:tabs>
          <w:tab w:val="left" w:pos="5400"/>
        </w:tabs>
        <w:spacing w:line="276" w:lineRule="auto"/>
        <w:ind w:right="-18"/>
        <w:jc w:val="both"/>
        <w:rPr>
          <w:rFonts w:asciiTheme="minorHAnsi" w:hAnsiTheme="minorHAnsi" w:cstheme="minorHAnsi"/>
          <w:sz w:val="22"/>
        </w:rPr>
      </w:pPr>
      <w:r>
        <w:rPr>
          <w:rFonts w:asciiTheme="minorHAnsi" w:hAnsiTheme="minorHAnsi" w:cstheme="minorHAnsi"/>
          <w:sz w:val="22"/>
        </w:rPr>
        <w:fldChar w:fldCharType="begin">
          <w:ffData>
            <w:name w:val="ResidentialPX"/>
            <w:enabled/>
            <w:calcOnExit w:val="0"/>
            <w:textInput>
              <w:default w:val="Assigned PX Name"/>
            </w:textInput>
          </w:ffData>
        </w:fldChar>
      </w:r>
      <w:bookmarkStart w:id="6" w:name="ResidentialPX"/>
      <w:r>
        <w:rPr>
          <w:rFonts w:asciiTheme="minorHAnsi" w:hAnsiTheme="minorHAnsi" w:cstheme="minorHAnsi"/>
          <w:sz w:val="22"/>
        </w:rPr>
        <w:instrText xml:space="preserve"> FORMTEXT </w:instrText>
      </w:r>
      <w:r>
        <w:rPr>
          <w:rFonts w:asciiTheme="minorHAnsi" w:hAnsiTheme="minorHAnsi" w:cstheme="minorHAnsi"/>
          <w:sz w:val="22"/>
        </w:rPr>
      </w:r>
      <w:r>
        <w:rPr>
          <w:rFonts w:asciiTheme="minorHAnsi" w:hAnsiTheme="minorHAnsi" w:cstheme="minorHAnsi"/>
          <w:sz w:val="22"/>
        </w:rPr>
        <w:fldChar w:fldCharType="separate"/>
      </w:r>
      <w:r>
        <w:rPr>
          <w:rFonts w:asciiTheme="minorHAnsi" w:hAnsiTheme="minorHAnsi" w:cstheme="minorHAnsi"/>
          <w:noProof/>
          <w:sz w:val="22"/>
        </w:rPr>
        <w:t>Assigned PX Name</w:t>
      </w:r>
      <w:r>
        <w:rPr>
          <w:rFonts w:asciiTheme="minorHAnsi" w:hAnsiTheme="minorHAnsi" w:cstheme="minorHAnsi"/>
          <w:sz w:val="22"/>
        </w:rPr>
        <w:fldChar w:fldCharType="end"/>
      </w:r>
      <w:bookmarkEnd w:id="6"/>
      <w:r w:rsidR="00E74C3A">
        <w:rPr>
          <w:rFonts w:asciiTheme="minorHAnsi" w:hAnsiTheme="minorHAnsi" w:cstheme="minorHAnsi"/>
          <w:sz w:val="22"/>
        </w:rPr>
        <w:fldChar w:fldCharType="begin">
          <w:ffData>
            <w:name w:val="Text1"/>
            <w:enabled/>
            <w:calcOnExit w:val="0"/>
            <w:textInput/>
          </w:ffData>
        </w:fldChar>
      </w:r>
      <w:r w:rsidR="00E74C3A">
        <w:rPr>
          <w:rFonts w:asciiTheme="minorHAnsi" w:hAnsiTheme="minorHAnsi" w:cstheme="minorHAnsi"/>
          <w:sz w:val="22"/>
        </w:rPr>
        <w:instrText xml:space="preserve"> </w:instrText>
      </w:r>
      <w:bookmarkStart w:id="7" w:name="Text1"/>
      <w:r w:rsidR="00E74C3A">
        <w:rPr>
          <w:rFonts w:asciiTheme="minorHAnsi" w:hAnsiTheme="minorHAnsi" w:cstheme="minorHAnsi"/>
          <w:sz w:val="22"/>
        </w:rPr>
        <w:instrText xml:space="preserve">FORMTEXT </w:instrText>
      </w:r>
      <w:r w:rsidR="00E74C3A">
        <w:rPr>
          <w:rFonts w:asciiTheme="minorHAnsi" w:hAnsiTheme="minorHAnsi" w:cstheme="minorHAnsi"/>
          <w:sz w:val="22"/>
        </w:rPr>
      </w:r>
      <w:r w:rsidR="00E74C3A">
        <w:rPr>
          <w:rFonts w:asciiTheme="minorHAnsi" w:hAnsiTheme="minorHAnsi" w:cstheme="minorHAnsi"/>
          <w:sz w:val="22"/>
        </w:rPr>
        <w:fldChar w:fldCharType="separate"/>
      </w:r>
      <w:r w:rsidR="00E74C3A">
        <w:rPr>
          <w:rFonts w:asciiTheme="minorHAnsi" w:hAnsiTheme="minorHAnsi" w:cstheme="minorHAnsi"/>
          <w:sz w:val="22"/>
        </w:rPr>
        <w:fldChar w:fldCharType="end"/>
      </w:r>
      <w:bookmarkEnd w:id="7"/>
      <w:r w:rsidR="00E2174B">
        <w:rPr>
          <w:rFonts w:asciiTheme="minorHAnsi" w:hAnsiTheme="minorHAnsi" w:cstheme="minorHAnsi"/>
          <w:sz w:val="22"/>
        </w:rPr>
        <w:t>, Project Executive</w:t>
      </w:r>
      <w:bookmarkEnd w:id="5"/>
      <w:r w:rsidR="00E2174B">
        <w:rPr>
          <w:rFonts w:asciiTheme="minorHAnsi" w:hAnsiTheme="minorHAnsi" w:cstheme="minorHAnsi"/>
          <w:sz w:val="22"/>
        </w:rPr>
        <w:tab/>
      </w:r>
      <w:r w:rsidR="0028189B">
        <w:rPr>
          <w:rFonts w:asciiTheme="minorHAnsi" w:hAnsiTheme="minorHAnsi" w:cstheme="minorHAnsi"/>
          <w:sz w:val="22"/>
        </w:rPr>
        <w:fldChar w:fldCharType="begin">
          <w:ffData>
            <w:name w:val="CommercialPX"/>
            <w:enabled/>
            <w:calcOnExit w:val="0"/>
            <w:textInput>
              <w:default w:val="Assinged PX Name"/>
            </w:textInput>
          </w:ffData>
        </w:fldChar>
      </w:r>
      <w:bookmarkStart w:id="8" w:name="CommercialPX"/>
      <w:r w:rsidR="0028189B">
        <w:rPr>
          <w:rFonts w:asciiTheme="minorHAnsi" w:hAnsiTheme="minorHAnsi" w:cstheme="minorHAnsi"/>
          <w:sz w:val="22"/>
        </w:rPr>
        <w:instrText xml:space="preserve"> FORMTEXT </w:instrText>
      </w:r>
      <w:r w:rsidR="0028189B">
        <w:rPr>
          <w:rFonts w:asciiTheme="minorHAnsi" w:hAnsiTheme="minorHAnsi" w:cstheme="minorHAnsi"/>
          <w:sz w:val="22"/>
        </w:rPr>
      </w:r>
      <w:r w:rsidR="0028189B">
        <w:rPr>
          <w:rFonts w:asciiTheme="minorHAnsi" w:hAnsiTheme="minorHAnsi" w:cstheme="minorHAnsi"/>
          <w:sz w:val="22"/>
        </w:rPr>
        <w:fldChar w:fldCharType="separate"/>
      </w:r>
      <w:r w:rsidR="0028189B">
        <w:rPr>
          <w:rFonts w:asciiTheme="minorHAnsi" w:hAnsiTheme="minorHAnsi" w:cstheme="minorHAnsi"/>
          <w:noProof/>
          <w:sz w:val="22"/>
        </w:rPr>
        <w:t>Assinged PX Name</w:t>
      </w:r>
      <w:r w:rsidR="0028189B">
        <w:rPr>
          <w:rFonts w:asciiTheme="minorHAnsi" w:hAnsiTheme="minorHAnsi" w:cstheme="minorHAnsi"/>
          <w:sz w:val="22"/>
        </w:rPr>
        <w:fldChar w:fldCharType="end"/>
      </w:r>
      <w:bookmarkEnd w:id="8"/>
      <w:r w:rsidR="00E6054B">
        <w:rPr>
          <w:rFonts w:asciiTheme="minorHAnsi" w:hAnsiTheme="minorHAnsi" w:cstheme="minorHAnsi"/>
          <w:sz w:val="22"/>
        </w:rPr>
        <w:t>, Project Executive</w:t>
      </w:r>
    </w:p>
    <w:p w14:paraId="34CE0A41" w14:textId="77777777" w:rsidR="00DD6DDE" w:rsidRPr="0029628B" w:rsidRDefault="00DD6DDE" w:rsidP="7DF97630">
      <w:pPr>
        <w:ind w:right="-18"/>
        <w:jc w:val="both"/>
        <w:rPr>
          <w:rFonts w:asciiTheme="minorHAnsi" w:hAnsiTheme="minorHAnsi" w:cstheme="minorBidi"/>
          <w:sz w:val="22"/>
          <w:szCs w:val="22"/>
        </w:rPr>
      </w:pPr>
    </w:p>
    <w:p w14:paraId="2EB9F0B5" w14:textId="77777777" w:rsidR="00582B17" w:rsidRPr="0029628B" w:rsidRDefault="00007A26" w:rsidP="00DD6DDE">
      <w:pPr>
        <w:ind w:right="-18"/>
        <w:jc w:val="both"/>
        <w:rPr>
          <w:rFonts w:asciiTheme="minorHAnsi" w:hAnsiTheme="minorHAnsi" w:cstheme="minorHAnsi"/>
          <w:sz w:val="22"/>
          <w:szCs w:val="22"/>
        </w:rPr>
      </w:pPr>
      <w:r w:rsidRPr="0029628B">
        <w:rPr>
          <w:rFonts w:asciiTheme="minorHAnsi" w:hAnsiTheme="minorHAnsi" w:cstheme="minorHAnsi"/>
          <w:b/>
          <w:bCs/>
          <w:sz w:val="22"/>
          <w:szCs w:val="22"/>
          <w:u w:val="single"/>
        </w:rPr>
        <w:t>Project Team Assignment</w:t>
      </w:r>
      <w:r w:rsidRPr="0029628B">
        <w:rPr>
          <w:rFonts w:asciiTheme="minorHAnsi" w:hAnsiTheme="minorHAnsi" w:cstheme="minorHAnsi"/>
          <w:b/>
          <w:bCs/>
          <w:sz w:val="22"/>
          <w:szCs w:val="22"/>
        </w:rPr>
        <w:t>:</w:t>
      </w:r>
    </w:p>
    <w:p w14:paraId="44DF2847" w14:textId="118AD059" w:rsidR="008F290D" w:rsidRDefault="008F290D"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t>Project Executive</w:t>
      </w:r>
      <w:r w:rsidR="00791CC5">
        <w:rPr>
          <w:rFonts w:asciiTheme="minorHAnsi" w:hAnsiTheme="minorHAnsi" w:cstheme="minorHAnsi"/>
          <w:sz w:val="22"/>
          <w:szCs w:val="22"/>
        </w:rPr>
        <w:t xml:space="preserve"> </w:t>
      </w:r>
      <w:r w:rsidR="00077BEB">
        <w:rPr>
          <w:rFonts w:asciiTheme="minorHAnsi" w:hAnsiTheme="minorHAnsi" w:cstheme="minorHAnsi"/>
          <w:sz w:val="22"/>
          <w:szCs w:val="22"/>
        </w:rPr>
        <w:tab/>
      </w:r>
      <w:r w:rsidR="00463197" w:rsidRPr="00463197">
        <w:rPr>
          <w:rFonts w:asciiTheme="minorHAnsi" w:hAnsiTheme="minorHAnsi" w:cstheme="minorHAnsi"/>
          <w:sz w:val="22"/>
          <w:szCs w:val="22"/>
          <w:u w:val="single"/>
        </w:rPr>
        <w:fldChar w:fldCharType="begin">
          <w:ffData>
            <w:name w:val="Text2"/>
            <w:enabled/>
            <w:calcOnExit w:val="0"/>
            <w:textInput/>
          </w:ffData>
        </w:fldChar>
      </w:r>
      <w:bookmarkStart w:id="9" w:name="Text2"/>
      <w:r w:rsidR="00463197" w:rsidRPr="00463197">
        <w:rPr>
          <w:rFonts w:asciiTheme="minorHAnsi" w:hAnsiTheme="minorHAnsi" w:cstheme="minorHAnsi"/>
          <w:sz w:val="22"/>
          <w:szCs w:val="22"/>
          <w:u w:val="single"/>
        </w:rPr>
        <w:instrText xml:space="preserve"> FORMTEXT </w:instrText>
      </w:r>
      <w:r w:rsidR="00463197" w:rsidRPr="00463197">
        <w:rPr>
          <w:rFonts w:asciiTheme="minorHAnsi" w:hAnsiTheme="minorHAnsi" w:cstheme="minorHAnsi"/>
          <w:sz w:val="22"/>
          <w:szCs w:val="22"/>
          <w:u w:val="single"/>
        </w:rPr>
      </w:r>
      <w:r w:rsidR="00463197" w:rsidRPr="00463197">
        <w:rPr>
          <w:rFonts w:asciiTheme="minorHAnsi" w:hAnsiTheme="minorHAnsi" w:cstheme="minorHAnsi"/>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sz w:val="22"/>
          <w:szCs w:val="22"/>
          <w:u w:val="single"/>
        </w:rPr>
        <w:fldChar w:fldCharType="end"/>
      </w:r>
      <w:bookmarkEnd w:id="9"/>
      <w:r w:rsidR="009823F0">
        <w:rPr>
          <w:rFonts w:asciiTheme="minorHAnsi" w:hAnsiTheme="minorHAnsi" w:cstheme="minorHAnsi"/>
          <w:sz w:val="22"/>
          <w:szCs w:val="22"/>
        </w:rPr>
        <w:tab/>
      </w:r>
      <w:bookmarkStart w:id="10" w:name="_Hlk222729236"/>
      <w:r w:rsidR="001D7ADB">
        <w:rPr>
          <w:rFonts w:asciiTheme="minorHAnsi" w:hAnsiTheme="minorHAnsi" w:cstheme="minorHAnsi"/>
          <w:sz w:val="22"/>
          <w:szCs w:val="22"/>
        </w:rPr>
        <w:fldChar w:fldCharType="begin">
          <w:ffData>
            <w:name w:val="TeamRole"/>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sidR="001D7ADB">
        <w:rPr>
          <w:rFonts w:asciiTheme="minorHAnsi" w:hAnsiTheme="minorHAnsi" w:cstheme="minorHAnsi"/>
          <w:sz w:val="22"/>
          <w:szCs w:val="22"/>
        </w:rPr>
        <w:instrText xml:space="preserve"> </w:instrText>
      </w:r>
      <w:bookmarkStart w:id="11" w:name="TeamRole"/>
      <w:r w:rsidR="001D7ADB">
        <w:rPr>
          <w:rFonts w:asciiTheme="minorHAnsi" w:hAnsiTheme="minorHAnsi" w:cstheme="minorHAnsi"/>
          <w:sz w:val="22"/>
          <w:szCs w:val="22"/>
        </w:rPr>
        <w:instrText xml:space="preserve">FORMDROPDOWN </w:instrText>
      </w:r>
      <w:r w:rsidR="001D7ADB">
        <w:rPr>
          <w:rFonts w:asciiTheme="minorHAnsi" w:hAnsiTheme="minorHAnsi" w:cstheme="minorHAnsi"/>
          <w:sz w:val="22"/>
          <w:szCs w:val="22"/>
        </w:rPr>
      </w:r>
      <w:r w:rsidR="001D7ADB">
        <w:rPr>
          <w:rFonts w:asciiTheme="minorHAnsi" w:hAnsiTheme="minorHAnsi" w:cstheme="minorHAnsi"/>
          <w:sz w:val="22"/>
          <w:szCs w:val="22"/>
        </w:rPr>
        <w:fldChar w:fldCharType="separate"/>
      </w:r>
      <w:r w:rsidR="001D7ADB">
        <w:rPr>
          <w:rFonts w:asciiTheme="minorHAnsi" w:hAnsiTheme="minorHAnsi" w:cstheme="minorHAnsi"/>
          <w:sz w:val="22"/>
          <w:szCs w:val="22"/>
        </w:rPr>
        <w:fldChar w:fldCharType="end"/>
      </w:r>
      <w:bookmarkEnd w:id="10"/>
      <w:bookmarkEnd w:id="11"/>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556C393F" w14:textId="2526A3CB" w:rsidR="00791CC5" w:rsidRDefault="00761AF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t>Safety Manager</w:t>
      </w:r>
      <w:r w:rsidR="00077BEB">
        <w:rPr>
          <w:rFonts w:asciiTheme="minorHAnsi" w:hAnsiTheme="minorHAnsi" w:cstheme="minorHAnsi"/>
          <w:sz w:val="22"/>
          <w:szCs w:val="22"/>
        </w:rPr>
        <w:tab/>
      </w:r>
      <w:bookmarkStart w:id="12" w:name="_Hlk222820950"/>
      <w:r w:rsidR="00463197" w:rsidRPr="00463197">
        <w:rPr>
          <w:rFonts w:asciiTheme="minorHAnsi" w:hAnsiTheme="minorHAnsi" w:cstheme="minorHAnsi"/>
          <w:noProof/>
          <w:sz w:val="22"/>
          <w:szCs w:val="22"/>
          <w:u w:val="single"/>
        </w:rPr>
        <w:fldChar w:fldCharType="begin">
          <w:ffData>
            <w:name w:val="Text3"/>
            <w:enabled/>
            <w:calcOnExit w:val="0"/>
            <w:textInput/>
          </w:ffData>
        </w:fldChar>
      </w:r>
      <w:bookmarkStart w:id="13" w:name="Text3"/>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bookmarkEnd w:id="12"/>
      <w:bookmarkEnd w:id="13"/>
      <w:r w:rsidR="009823F0">
        <w:rPr>
          <w:rFonts w:asciiTheme="minorHAnsi" w:hAnsiTheme="minorHAnsi" w:cstheme="minorHAnsi"/>
          <w:sz w:val="22"/>
          <w:szCs w:val="22"/>
        </w:rPr>
        <w:tab/>
      </w:r>
      <w:r w:rsidR="00E74C3A">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sidR="00E74C3A">
        <w:rPr>
          <w:rFonts w:asciiTheme="minorHAnsi" w:hAnsiTheme="minorHAnsi" w:cstheme="minorHAnsi"/>
          <w:sz w:val="22"/>
          <w:szCs w:val="22"/>
        </w:rPr>
        <w:instrText xml:space="preserve"> FORMDROPDOWN </w:instrText>
      </w:r>
      <w:r w:rsidR="00E74C3A">
        <w:rPr>
          <w:rFonts w:asciiTheme="minorHAnsi" w:hAnsiTheme="minorHAnsi" w:cstheme="minorHAnsi"/>
          <w:sz w:val="22"/>
          <w:szCs w:val="22"/>
        </w:rPr>
      </w:r>
      <w:r w:rsidR="00E74C3A">
        <w:rPr>
          <w:rFonts w:asciiTheme="minorHAnsi" w:hAnsiTheme="minorHAnsi" w:cstheme="minorHAnsi"/>
          <w:sz w:val="22"/>
          <w:szCs w:val="22"/>
        </w:rPr>
        <w:fldChar w:fldCharType="separate"/>
      </w:r>
      <w:r w:rsidR="00E74C3A">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7317F0FE" w14:textId="76AB4EC4" w:rsidR="00077BEB" w:rsidRDefault="00761AF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t>QA/QC Manager</w:t>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sidR="00E74C3A">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sidR="00E74C3A">
        <w:rPr>
          <w:rFonts w:asciiTheme="minorHAnsi" w:hAnsiTheme="minorHAnsi" w:cstheme="minorHAnsi"/>
          <w:sz w:val="22"/>
          <w:szCs w:val="22"/>
        </w:rPr>
        <w:instrText xml:space="preserve"> FORMDROPDOWN </w:instrText>
      </w:r>
      <w:r w:rsidR="00E74C3A">
        <w:rPr>
          <w:rFonts w:asciiTheme="minorHAnsi" w:hAnsiTheme="minorHAnsi" w:cstheme="minorHAnsi"/>
          <w:sz w:val="22"/>
          <w:szCs w:val="22"/>
        </w:rPr>
      </w:r>
      <w:r w:rsidR="00E74C3A">
        <w:rPr>
          <w:rFonts w:asciiTheme="minorHAnsi" w:hAnsiTheme="minorHAnsi" w:cstheme="minorHAnsi"/>
          <w:sz w:val="22"/>
          <w:szCs w:val="22"/>
        </w:rPr>
        <w:fldChar w:fldCharType="separate"/>
      </w:r>
      <w:r w:rsidR="00E74C3A">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30DBBADD" w14:textId="36B107EE" w:rsidR="00077BEB" w:rsidRDefault="00E74C3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61262DF9" w14:textId="76820035" w:rsidR="00077BEB" w:rsidRDefault="00E74C3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53DACADF" w14:textId="26C127B0" w:rsidR="00077BEB" w:rsidRDefault="00E74C3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1395C86B" w14:textId="7CC005F0" w:rsidR="00077BEB" w:rsidRDefault="00E74C3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5546E825" w14:textId="5A02C28C" w:rsidR="00077BEB" w:rsidRPr="0029628B" w:rsidRDefault="00E74C3A" w:rsidP="00E74C3A">
      <w:pPr>
        <w:tabs>
          <w:tab w:val="left" w:pos="1980"/>
          <w:tab w:val="left" w:pos="5040"/>
          <w:tab w:val="left" w:pos="7200"/>
        </w:tabs>
        <w:ind w:right="-18"/>
        <w:jc w:val="both"/>
        <w:rPr>
          <w:rFonts w:asciiTheme="minorHAnsi" w:hAnsiTheme="minorHAnsi" w:cstheme="minorHAnsi"/>
          <w:sz w:val="22"/>
          <w:szCs w:val="22"/>
        </w:rPr>
      </w:pP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077BEB">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r w:rsidR="009823F0">
        <w:rPr>
          <w:rFonts w:asciiTheme="minorHAnsi" w:hAnsiTheme="minorHAnsi" w:cstheme="minorHAnsi"/>
          <w:sz w:val="22"/>
          <w:szCs w:val="22"/>
        </w:rPr>
        <w:tab/>
      </w:r>
      <w:r>
        <w:rPr>
          <w:rFonts w:asciiTheme="minorHAnsi" w:hAnsiTheme="minorHAnsi" w:cstheme="minorHAnsi"/>
          <w:sz w:val="22"/>
          <w:szCs w:val="22"/>
        </w:rPr>
        <w:fldChar w:fldCharType="begin">
          <w:ffData>
            <w:name w:val=""/>
            <w:enabled/>
            <w:calcOnExit w:val="0"/>
            <w:statusText w:type="text" w:val="Select Team Member Role"/>
            <w:ddList>
              <w:listEntry w:val="Select Role"/>
              <w:listEntry w:val="Senior Project Manager"/>
              <w:listEntry w:val="Project Manager 3"/>
              <w:listEntry w:val="Project Manager 2"/>
              <w:listEntry w:val="Project Manager 1"/>
              <w:listEntry w:val="Assistant Project Manager"/>
              <w:listEntry w:val="Project Administrator"/>
              <w:listEntry w:val="Project Coordinator"/>
              <w:listEntry w:val="Project Accountant"/>
              <w:listEntry w:val="General Superintendent"/>
              <w:listEntry w:val="Senior Superintendent"/>
              <w:listEntry w:val="Superintendent 3"/>
              <w:listEntry w:val="Superintendent 2"/>
              <w:listEntry w:val="Superintendent 1"/>
              <w:listEntry w:val="Assistant Superintendent"/>
              <w:listEntry w:val="Intern"/>
            </w:ddList>
          </w:ffData>
        </w:fldChar>
      </w:r>
      <w:r>
        <w:rPr>
          <w:rFonts w:asciiTheme="minorHAnsi" w:hAnsiTheme="minorHAnsi" w:cstheme="minorHAnsi"/>
          <w:sz w:val="22"/>
          <w:szCs w:val="22"/>
        </w:rPr>
        <w:instrText xml:space="preserve"> FORMDROPDOWN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sidR="009823F0">
        <w:rPr>
          <w:rFonts w:asciiTheme="minorHAnsi" w:hAnsiTheme="minorHAnsi" w:cstheme="minorHAnsi"/>
          <w:sz w:val="22"/>
          <w:szCs w:val="22"/>
        </w:rPr>
        <w:tab/>
      </w:r>
      <w:r w:rsidR="00463197" w:rsidRPr="00463197">
        <w:rPr>
          <w:rFonts w:asciiTheme="minorHAnsi" w:hAnsiTheme="minorHAnsi" w:cstheme="minorHAnsi"/>
          <w:noProof/>
          <w:sz w:val="22"/>
          <w:szCs w:val="22"/>
          <w:u w:val="single"/>
        </w:rPr>
        <w:fldChar w:fldCharType="begin">
          <w:ffData>
            <w:name w:val="Text3"/>
            <w:enabled/>
            <w:calcOnExit w:val="0"/>
            <w:textInput/>
          </w:ffData>
        </w:fldChar>
      </w:r>
      <w:r w:rsidR="00463197" w:rsidRPr="00463197">
        <w:rPr>
          <w:rFonts w:asciiTheme="minorHAnsi" w:hAnsiTheme="minorHAnsi" w:cstheme="minorHAnsi"/>
          <w:noProof/>
          <w:sz w:val="22"/>
          <w:szCs w:val="22"/>
          <w:u w:val="single"/>
        </w:rPr>
        <w:instrText xml:space="preserve"> FORMTEXT </w:instrText>
      </w:r>
      <w:r w:rsidR="00463197" w:rsidRPr="00463197">
        <w:rPr>
          <w:rFonts w:asciiTheme="minorHAnsi" w:hAnsiTheme="minorHAnsi" w:cstheme="minorHAnsi"/>
          <w:noProof/>
          <w:sz w:val="22"/>
          <w:szCs w:val="22"/>
          <w:u w:val="single"/>
        </w:rPr>
      </w:r>
      <w:r w:rsidR="00463197" w:rsidRPr="00463197">
        <w:rPr>
          <w:rFonts w:asciiTheme="minorHAnsi" w:hAnsiTheme="minorHAnsi" w:cstheme="minorHAnsi"/>
          <w:noProof/>
          <w:sz w:val="22"/>
          <w:szCs w:val="22"/>
          <w:u w:val="single"/>
        </w:rPr>
        <w:fldChar w:fldCharType="separate"/>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t> </w:t>
      </w:r>
      <w:r w:rsidR="00463197" w:rsidRPr="00463197">
        <w:rPr>
          <w:rFonts w:asciiTheme="minorHAnsi" w:hAnsiTheme="minorHAnsi" w:cstheme="minorHAnsi"/>
          <w:noProof/>
          <w:sz w:val="22"/>
          <w:szCs w:val="22"/>
          <w:u w:val="single"/>
        </w:rPr>
        <w:fldChar w:fldCharType="end"/>
      </w:r>
    </w:p>
    <w:p w14:paraId="08CE6F91" w14:textId="77777777" w:rsidR="00582B17" w:rsidRPr="0029628B" w:rsidRDefault="00582B17" w:rsidP="00DD6DDE">
      <w:pPr>
        <w:ind w:right="-18"/>
        <w:jc w:val="both"/>
        <w:rPr>
          <w:rFonts w:asciiTheme="minorHAnsi" w:hAnsiTheme="minorHAnsi" w:cstheme="minorHAnsi"/>
          <w:sz w:val="22"/>
          <w:szCs w:val="22"/>
        </w:rPr>
      </w:pPr>
    </w:p>
    <w:p w14:paraId="61CDCEAD" w14:textId="77777777" w:rsidR="00582B17" w:rsidRPr="0029628B" w:rsidRDefault="00582B17" w:rsidP="00DD6DDE">
      <w:pPr>
        <w:ind w:right="-18"/>
        <w:jc w:val="both"/>
        <w:rPr>
          <w:rFonts w:asciiTheme="minorHAnsi" w:hAnsiTheme="minorHAnsi" w:cstheme="minorHAnsi"/>
          <w:sz w:val="22"/>
          <w:szCs w:val="22"/>
        </w:rPr>
      </w:pPr>
    </w:p>
    <w:p w14:paraId="7A92D548" w14:textId="77777777" w:rsidR="00582B17" w:rsidRPr="0029628B" w:rsidRDefault="00007A26" w:rsidP="00DD6DDE">
      <w:pPr>
        <w:ind w:left="-540" w:right="-18"/>
        <w:jc w:val="both"/>
        <w:rPr>
          <w:rFonts w:asciiTheme="minorHAnsi" w:hAnsiTheme="minorHAnsi" w:cstheme="minorHAnsi"/>
          <w:b/>
          <w:bCs/>
          <w:sz w:val="22"/>
          <w:szCs w:val="22"/>
        </w:rPr>
      </w:pPr>
      <w:r w:rsidRPr="0029628B">
        <w:rPr>
          <w:rFonts w:asciiTheme="minorHAnsi" w:hAnsiTheme="minorHAnsi" w:cstheme="minorHAnsi"/>
          <w:b/>
          <w:bCs/>
          <w:sz w:val="22"/>
          <w:szCs w:val="22"/>
          <w:u w:val="single"/>
        </w:rPr>
        <w:t>I.  Project Team Philosophy</w:t>
      </w:r>
      <w:r w:rsidRPr="0029628B">
        <w:rPr>
          <w:rFonts w:asciiTheme="minorHAnsi" w:hAnsiTheme="minorHAnsi" w:cstheme="minorHAnsi"/>
          <w:b/>
          <w:bCs/>
          <w:sz w:val="22"/>
          <w:szCs w:val="22"/>
        </w:rPr>
        <w:t>:</w:t>
      </w:r>
    </w:p>
    <w:p w14:paraId="6BB9E253" w14:textId="77777777" w:rsidR="00582B17" w:rsidRPr="0029628B" w:rsidRDefault="00582B17" w:rsidP="00DD6DDE">
      <w:pPr>
        <w:ind w:right="-18"/>
        <w:jc w:val="both"/>
        <w:rPr>
          <w:rFonts w:asciiTheme="minorHAnsi" w:hAnsiTheme="minorHAnsi" w:cstheme="minorHAnsi"/>
          <w:b/>
          <w:bCs/>
          <w:sz w:val="22"/>
          <w:szCs w:val="22"/>
        </w:rPr>
      </w:pPr>
    </w:p>
    <w:p w14:paraId="426BB2FD" w14:textId="132445BF" w:rsidR="00582B17" w:rsidRPr="0029628B" w:rsidRDefault="00007A26" w:rsidP="00DD6DDE">
      <w:pPr>
        <w:ind w:right="-18"/>
        <w:jc w:val="both"/>
        <w:rPr>
          <w:rFonts w:asciiTheme="minorHAnsi" w:hAnsiTheme="minorHAnsi" w:cstheme="minorHAnsi"/>
          <w:sz w:val="22"/>
          <w:szCs w:val="22"/>
        </w:rPr>
      </w:pPr>
      <w:r w:rsidRPr="0029628B">
        <w:rPr>
          <w:rFonts w:asciiTheme="minorHAnsi" w:hAnsiTheme="minorHAnsi" w:cstheme="minorHAnsi"/>
          <w:sz w:val="22"/>
          <w:szCs w:val="22"/>
        </w:rPr>
        <w:t xml:space="preserve">We believe in strategic planning and in the project team assignment for each project that we undertake.  We also believe in providing clear lines of responsibility and accountability for achieving the goal of successfully completing our projects and exceeding the expectations of our clients.  </w:t>
      </w:r>
      <w:commentRangeStart w:id="14"/>
      <w:r w:rsidRPr="0029628B">
        <w:rPr>
          <w:rFonts w:asciiTheme="minorHAnsi" w:hAnsiTheme="minorHAnsi" w:cstheme="minorHAnsi"/>
          <w:sz w:val="22"/>
          <w:szCs w:val="22"/>
        </w:rPr>
        <w:t>B</w:t>
      </w:r>
      <w:r w:rsidR="009A61CF">
        <w:rPr>
          <w:rFonts w:asciiTheme="minorHAnsi" w:hAnsiTheme="minorHAnsi" w:cstheme="minorHAnsi"/>
          <w:sz w:val="22"/>
          <w:szCs w:val="22"/>
        </w:rPr>
        <w:t>ringing Visions to Reality</w:t>
      </w:r>
      <w:r w:rsidRPr="0029628B">
        <w:rPr>
          <w:rFonts w:asciiTheme="minorHAnsi" w:hAnsiTheme="minorHAnsi" w:cstheme="minorHAnsi"/>
          <w:sz w:val="22"/>
          <w:szCs w:val="22"/>
        </w:rPr>
        <w:t xml:space="preserve"> </w:t>
      </w:r>
      <w:commentRangeEnd w:id="14"/>
      <w:r w:rsidR="006212A9">
        <w:rPr>
          <w:rStyle w:val="CommentReference"/>
          <w:rFonts w:asciiTheme="minorHAnsi" w:hAnsiTheme="minorHAnsi" w:cstheme="minorHAnsi"/>
          <w:sz w:val="22"/>
          <w:szCs w:val="22"/>
        </w:rPr>
        <w:commentReference w:id="14"/>
      </w:r>
      <w:r w:rsidR="009A61CF">
        <w:rPr>
          <w:rFonts w:asciiTheme="minorHAnsi" w:hAnsiTheme="minorHAnsi" w:cstheme="minorHAnsi"/>
          <w:sz w:val="22"/>
          <w:szCs w:val="22"/>
        </w:rPr>
        <w:t>i</w:t>
      </w:r>
      <w:r w:rsidRPr="0029628B">
        <w:rPr>
          <w:rFonts w:asciiTheme="minorHAnsi" w:hAnsiTheme="minorHAnsi" w:cstheme="minorHAnsi"/>
          <w:sz w:val="22"/>
          <w:szCs w:val="22"/>
        </w:rPr>
        <w:t>s not limited to just the project team assigned to this project, but it involves our entire staff.</w:t>
      </w:r>
    </w:p>
    <w:p w14:paraId="23DE523C" w14:textId="77777777" w:rsidR="00582B17" w:rsidRPr="0029628B" w:rsidRDefault="00582B17" w:rsidP="00DD6DDE">
      <w:pPr>
        <w:ind w:right="-18"/>
        <w:jc w:val="both"/>
        <w:rPr>
          <w:rFonts w:asciiTheme="minorHAnsi" w:hAnsiTheme="minorHAnsi" w:cstheme="minorHAnsi"/>
          <w:sz w:val="22"/>
          <w:szCs w:val="22"/>
        </w:rPr>
      </w:pPr>
    </w:p>
    <w:p w14:paraId="43FC48FB" w14:textId="77777777" w:rsidR="00582B17" w:rsidRPr="0029628B" w:rsidRDefault="00007A26" w:rsidP="425F0A94">
      <w:pPr>
        <w:ind w:right="-18"/>
        <w:jc w:val="both"/>
        <w:rPr>
          <w:rFonts w:asciiTheme="minorHAnsi" w:hAnsiTheme="minorHAnsi" w:cstheme="minorBidi"/>
          <w:sz w:val="22"/>
          <w:szCs w:val="22"/>
        </w:rPr>
      </w:pPr>
      <w:r w:rsidRPr="425F0A94">
        <w:rPr>
          <w:rFonts w:asciiTheme="minorHAnsi" w:hAnsiTheme="minorHAnsi" w:cstheme="minorBidi"/>
          <w:sz w:val="22"/>
          <w:szCs w:val="22"/>
        </w:rPr>
        <w:t>Our commitment is to dedicate the involvement of the team assigned to this project and to ensure that the Owner and Architect will receive the personal attention essential to the success of this project.  Our prime concern is and will continue to be a company</w:t>
      </w:r>
      <w:r w:rsidR="00DD6DDE" w:rsidRPr="425F0A94">
        <w:rPr>
          <w:rFonts w:asciiTheme="minorHAnsi" w:hAnsiTheme="minorHAnsi" w:cstheme="minorBidi"/>
          <w:sz w:val="22"/>
          <w:szCs w:val="22"/>
        </w:rPr>
        <w:t>-</w:t>
      </w:r>
      <w:r w:rsidRPr="425F0A94">
        <w:rPr>
          <w:rFonts w:asciiTheme="minorHAnsi" w:hAnsiTheme="minorHAnsi" w:cstheme="minorBidi"/>
          <w:sz w:val="22"/>
          <w:szCs w:val="22"/>
        </w:rPr>
        <w:t>wide commitment of integrity and service, thus providing quality construction on time and within budget.</w:t>
      </w:r>
    </w:p>
    <w:p w14:paraId="69E71ACE" w14:textId="55B69F21" w:rsidR="425F0A94" w:rsidRDefault="425F0A94" w:rsidP="425F0A94">
      <w:pPr>
        <w:ind w:right="-18"/>
        <w:jc w:val="both"/>
        <w:rPr>
          <w:rFonts w:asciiTheme="minorHAnsi" w:hAnsiTheme="minorHAnsi" w:cstheme="minorBidi"/>
          <w:sz w:val="22"/>
          <w:szCs w:val="22"/>
        </w:rPr>
      </w:pPr>
    </w:p>
    <w:p w14:paraId="26334044" w14:textId="3EE1BDED" w:rsidR="29C57B7F" w:rsidRDefault="29C57B7F" w:rsidP="425F0A94">
      <w:pPr>
        <w:ind w:right="-18"/>
        <w:jc w:val="both"/>
        <w:rPr>
          <w:rFonts w:asciiTheme="minorHAnsi" w:hAnsiTheme="minorHAnsi" w:cstheme="minorBidi"/>
          <w:sz w:val="22"/>
          <w:szCs w:val="22"/>
        </w:rPr>
      </w:pPr>
      <w:r w:rsidRPr="425F0A94">
        <w:rPr>
          <w:rFonts w:asciiTheme="minorHAnsi" w:hAnsiTheme="minorHAnsi" w:cstheme="minorBidi"/>
          <w:sz w:val="22"/>
          <w:szCs w:val="22"/>
        </w:rPr>
        <w:t xml:space="preserve">This Project Management Plan shall be </w:t>
      </w:r>
      <w:r w:rsidR="00C133C0" w:rsidRPr="425F0A94">
        <w:rPr>
          <w:rFonts w:asciiTheme="minorHAnsi" w:hAnsiTheme="minorHAnsi" w:cstheme="minorBidi"/>
          <w:sz w:val="22"/>
          <w:szCs w:val="22"/>
        </w:rPr>
        <w:t>implemented</w:t>
      </w:r>
      <w:r w:rsidRPr="425F0A94">
        <w:rPr>
          <w:rFonts w:asciiTheme="minorHAnsi" w:hAnsiTheme="minorHAnsi" w:cstheme="minorBidi"/>
          <w:sz w:val="22"/>
          <w:szCs w:val="22"/>
        </w:rPr>
        <w:t xml:space="preserve"> through the lens of GRIT in every decision. </w:t>
      </w:r>
    </w:p>
    <w:p w14:paraId="4F8C764B" w14:textId="2D6937D5" w:rsidR="425F0A94" w:rsidRDefault="425F0A94" w:rsidP="425F0A94">
      <w:pPr>
        <w:ind w:right="-18"/>
        <w:jc w:val="both"/>
        <w:rPr>
          <w:rFonts w:asciiTheme="minorHAnsi" w:hAnsiTheme="minorHAnsi" w:cstheme="minorBidi"/>
          <w:sz w:val="22"/>
          <w:szCs w:val="22"/>
        </w:rPr>
      </w:pPr>
    </w:p>
    <w:p w14:paraId="3E244A5B" w14:textId="69786D9D" w:rsidR="425F0A94" w:rsidRDefault="54AC395D" w:rsidP="57CC8A2E">
      <w:pPr>
        <w:ind w:right="-18"/>
        <w:jc w:val="both"/>
        <w:rPr>
          <w:rFonts w:asciiTheme="minorHAnsi" w:hAnsiTheme="minorHAnsi" w:cstheme="minorBidi"/>
          <w:sz w:val="22"/>
          <w:szCs w:val="22"/>
        </w:rPr>
      </w:pPr>
      <w:r w:rsidRPr="57CC8A2E">
        <w:rPr>
          <w:rFonts w:asciiTheme="minorHAnsi" w:hAnsiTheme="minorHAnsi" w:cstheme="minorBidi"/>
          <w:b/>
          <w:bCs/>
          <w:sz w:val="22"/>
          <w:szCs w:val="22"/>
          <w:rPrChange w:id="15" w:author="Bobby Fetting" w:date="2026-02-20T13:39:00Z">
            <w:rPr>
              <w:rFonts w:asciiTheme="minorHAnsi" w:hAnsiTheme="minorHAnsi" w:cstheme="minorBidi"/>
              <w:sz w:val="22"/>
              <w:szCs w:val="22"/>
            </w:rPr>
          </w:rPrChange>
        </w:rPr>
        <w:t>GROWTH:</w:t>
      </w:r>
      <w:r w:rsidRPr="57CC8A2E">
        <w:rPr>
          <w:rFonts w:asciiTheme="minorHAnsi" w:hAnsiTheme="minorHAnsi" w:cstheme="minorBidi"/>
          <w:sz w:val="22"/>
          <w:szCs w:val="22"/>
        </w:rPr>
        <w:t xml:space="preserve"> I will wake up every day hungry for improvement, knowing that I can do better and that, as a team, we can do better. I will do what it takes to achieve both personal and company goals.</w:t>
      </w:r>
    </w:p>
    <w:p w14:paraId="6393702A" w14:textId="7D979EA1" w:rsidR="425F0A94" w:rsidRDefault="425F0A94" w:rsidP="425F0A94">
      <w:pPr>
        <w:ind w:right="-18"/>
        <w:jc w:val="both"/>
        <w:rPr>
          <w:rFonts w:asciiTheme="minorHAnsi" w:hAnsiTheme="minorHAnsi" w:cstheme="minorBidi"/>
          <w:sz w:val="22"/>
          <w:szCs w:val="22"/>
        </w:rPr>
      </w:pPr>
    </w:p>
    <w:p w14:paraId="1DF83AD7" w14:textId="1A97E97E" w:rsidR="54AC395D" w:rsidRDefault="54AC395D" w:rsidP="57CC8A2E">
      <w:pPr>
        <w:ind w:right="-18"/>
        <w:jc w:val="both"/>
        <w:rPr>
          <w:rFonts w:asciiTheme="minorHAnsi" w:hAnsiTheme="minorHAnsi" w:cstheme="minorBidi"/>
          <w:sz w:val="22"/>
          <w:szCs w:val="22"/>
        </w:rPr>
      </w:pPr>
      <w:r w:rsidRPr="57CC8A2E">
        <w:rPr>
          <w:rFonts w:asciiTheme="minorHAnsi" w:hAnsiTheme="minorHAnsi" w:cstheme="minorBidi"/>
          <w:b/>
          <w:bCs/>
          <w:sz w:val="22"/>
          <w:szCs w:val="22"/>
        </w:rPr>
        <w:t xml:space="preserve">RESOURCEFULNESS: </w:t>
      </w:r>
      <w:r w:rsidRPr="57CC8A2E">
        <w:rPr>
          <w:rFonts w:asciiTheme="minorHAnsi" w:hAnsiTheme="minorHAnsi" w:cstheme="minorBidi"/>
          <w:sz w:val="22"/>
          <w:szCs w:val="22"/>
          <w:rPrChange w:id="16" w:author="Bobby Fetting" w:date="2026-02-20T13:39:00Z">
            <w:rPr>
              <w:rFonts w:asciiTheme="minorHAnsi" w:hAnsiTheme="minorHAnsi" w:cstheme="minorBidi"/>
              <w:b/>
              <w:bCs/>
              <w:sz w:val="22"/>
              <w:szCs w:val="22"/>
            </w:rPr>
          </w:rPrChange>
        </w:rPr>
        <w:t>I will look for problems and deliver solutions, including asking for God's wisdom. I will strive daily to enhance my expertise and ensure quality in everything I do.</w:t>
      </w:r>
    </w:p>
    <w:p w14:paraId="542FB37C" w14:textId="73827F04" w:rsidR="57CC8A2E" w:rsidRDefault="57CC8A2E" w:rsidP="57CC8A2E">
      <w:pPr>
        <w:ind w:right="-18"/>
        <w:jc w:val="both"/>
        <w:rPr>
          <w:rFonts w:asciiTheme="minorHAnsi" w:hAnsiTheme="minorHAnsi" w:cstheme="minorBidi"/>
          <w:sz w:val="22"/>
          <w:szCs w:val="22"/>
        </w:rPr>
      </w:pPr>
    </w:p>
    <w:p w14:paraId="69AC2465" w14:textId="2751C636" w:rsidR="54AC395D" w:rsidRDefault="54AC395D">
      <w:pPr>
        <w:spacing w:line="259" w:lineRule="auto"/>
        <w:ind w:right="-18"/>
        <w:jc w:val="both"/>
        <w:pPrChange w:id="17" w:author="Bobby Fetting" w:date="2026-02-20T13:40:00Z">
          <w:pPr/>
        </w:pPrChange>
      </w:pPr>
      <w:r w:rsidRPr="57CC8A2E">
        <w:rPr>
          <w:rFonts w:asciiTheme="minorHAnsi" w:hAnsiTheme="minorHAnsi" w:cstheme="minorBidi"/>
          <w:b/>
          <w:bCs/>
          <w:sz w:val="22"/>
          <w:szCs w:val="22"/>
        </w:rPr>
        <w:t>INTEGRITY</w:t>
      </w:r>
      <w:r w:rsidRPr="57CC8A2E">
        <w:rPr>
          <w:rFonts w:asciiTheme="minorHAnsi" w:hAnsiTheme="minorHAnsi" w:cstheme="minorBidi"/>
          <w:b/>
          <w:bCs/>
          <w:sz w:val="22"/>
          <w:szCs w:val="22"/>
          <w:rPrChange w:id="18" w:author="Bobby Fetting" w:date="2026-02-20T13:40:00Z">
            <w:rPr>
              <w:rFonts w:asciiTheme="minorHAnsi" w:hAnsiTheme="minorHAnsi" w:cstheme="minorBidi"/>
              <w:sz w:val="22"/>
              <w:szCs w:val="22"/>
            </w:rPr>
          </w:rPrChange>
        </w:rPr>
        <w:t xml:space="preserve">: </w:t>
      </w:r>
      <w:r w:rsidRPr="57CC8A2E">
        <w:rPr>
          <w:rFonts w:asciiTheme="minorHAnsi" w:hAnsiTheme="minorHAnsi" w:cstheme="minorBidi"/>
          <w:sz w:val="22"/>
          <w:szCs w:val="22"/>
        </w:rPr>
        <w:t>I will always speak the truth and listen carefully to all perspectives before taking action. I will honor my commitments and consistently do what is right, fostering trust and accountability.</w:t>
      </w:r>
    </w:p>
    <w:p w14:paraId="4B5D7089" w14:textId="4713624A" w:rsidR="57CC8A2E" w:rsidRDefault="57CC8A2E" w:rsidP="57CC8A2E">
      <w:pPr>
        <w:ind w:right="-18"/>
        <w:jc w:val="both"/>
        <w:rPr>
          <w:rFonts w:asciiTheme="minorHAnsi" w:hAnsiTheme="minorHAnsi" w:cstheme="minorBidi"/>
          <w:sz w:val="22"/>
          <w:szCs w:val="22"/>
        </w:rPr>
      </w:pPr>
    </w:p>
    <w:p w14:paraId="1841BB56" w14:textId="44F5DED4" w:rsidR="54AC395D" w:rsidRDefault="54AC395D" w:rsidP="57CC8A2E">
      <w:pPr>
        <w:ind w:right="-18"/>
        <w:jc w:val="both"/>
        <w:rPr>
          <w:rFonts w:asciiTheme="minorHAnsi" w:hAnsiTheme="minorHAnsi" w:cstheme="minorBidi"/>
          <w:sz w:val="22"/>
          <w:szCs w:val="22"/>
        </w:rPr>
      </w:pPr>
      <w:r w:rsidRPr="57CC8A2E">
        <w:rPr>
          <w:rFonts w:asciiTheme="minorHAnsi" w:hAnsiTheme="minorHAnsi" w:cstheme="minorBidi"/>
          <w:b/>
          <w:bCs/>
          <w:sz w:val="22"/>
          <w:szCs w:val="22"/>
          <w:rPrChange w:id="19" w:author="Bobby Fetting" w:date="2026-02-20T13:41:00Z">
            <w:rPr>
              <w:rFonts w:asciiTheme="minorHAnsi" w:hAnsiTheme="minorHAnsi" w:cstheme="minorBidi"/>
              <w:sz w:val="22"/>
              <w:szCs w:val="22"/>
            </w:rPr>
          </w:rPrChange>
        </w:rPr>
        <w:t>TEAM:</w:t>
      </w:r>
      <w:r w:rsidRPr="57CC8A2E">
        <w:rPr>
          <w:rFonts w:asciiTheme="minorHAnsi" w:hAnsiTheme="minorHAnsi" w:cstheme="minorBidi"/>
          <w:sz w:val="22"/>
          <w:szCs w:val="22"/>
        </w:rPr>
        <w:t xml:space="preserve"> I will set aside my ego for the greater good of our team. I will fully commit and be 'all in' to execute the company's priorities.</w:t>
      </w:r>
    </w:p>
    <w:p w14:paraId="5FBD7C2A" w14:textId="04BE2FB8" w:rsidR="57CC8A2E" w:rsidRDefault="57CC8A2E" w:rsidP="57CC8A2E">
      <w:pPr>
        <w:ind w:right="-18"/>
        <w:jc w:val="both"/>
        <w:rPr>
          <w:ins w:id="20" w:author="Bobby Fetting" w:date="2026-02-20T13:40:00Z" w16du:dateUtc="2026-02-20T13:40:27Z"/>
          <w:rFonts w:asciiTheme="minorHAnsi" w:hAnsiTheme="minorHAnsi" w:cstheme="minorBidi"/>
          <w:sz w:val="22"/>
          <w:szCs w:val="22"/>
        </w:rPr>
      </w:pPr>
      <w:r>
        <w:rPr>
          <w:noProof/>
        </w:rPr>
        <w:drawing>
          <wp:anchor distT="0" distB="0" distL="114300" distR="114300" simplePos="0" relativeHeight="251658240" behindDoc="0" locked="0" layoutInCell="1" allowOverlap="1" wp14:anchorId="008D8139" wp14:editId="3B13A0A2">
            <wp:simplePos x="0" y="0"/>
            <wp:positionH relativeFrom="column">
              <wp:posOffset>2331389</wp:posOffset>
            </wp:positionH>
            <wp:positionV relativeFrom="paragraph">
              <wp:posOffset>34925</wp:posOffset>
            </wp:positionV>
            <wp:extent cx="1570383" cy="1035439"/>
            <wp:effectExtent l="0" t="0" r="4445" b="6350"/>
            <wp:wrapNone/>
            <wp:docPr id="805256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6706" name="Picture 805256706"/>
                    <pic:cNvPicPr/>
                  </pic:nvPicPr>
                  <pic:blipFill>
                    <a:blip r:embed="rId16">
                      <a:extLst>
                        <a:ext uri="{28A0092B-C50C-407E-A947-70E740481C1C}">
                          <a14:useLocalDpi xmlns:a14="http://schemas.microsoft.com/office/drawing/2010/main"/>
                        </a:ext>
                      </a:extLst>
                    </a:blip>
                    <a:stretch>
                      <a:fillRect/>
                    </a:stretch>
                  </pic:blipFill>
                  <pic:spPr>
                    <a:xfrm>
                      <a:off x="0" y="0"/>
                      <a:ext cx="1570383" cy="1035439"/>
                    </a:xfrm>
                    <a:prstGeom prst="rect">
                      <a:avLst/>
                    </a:prstGeom>
                  </pic:spPr>
                </pic:pic>
              </a:graphicData>
            </a:graphic>
            <wp14:sizeRelH relativeFrom="page">
              <wp14:pctWidth>0</wp14:pctWidth>
            </wp14:sizeRelH>
            <wp14:sizeRelV relativeFrom="page">
              <wp14:pctHeight>0</wp14:pctHeight>
            </wp14:sizeRelV>
          </wp:anchor>
        </w:drawing>
      </w:r>
    </w:p>
    <w:p w14:paraId="51070605" w14:textId="618D4C82" w:rsidR="57CC8A2E" w:rsidRDefault="57CC8A2E" w:rsidP="57CC8A2E">
      <w:pPr>
        <w:ind w:right="-18"/>
        <w:jc w:val="both"/>
        <w:rPr>
          <w:ins w:id="21" w:author="Bobby Fetting" w:date="2026-02-20T13:39:00Z" w16du:dateUtc="2026-02-20T13:39:53Z"/>
          <w:rFonts w:asciiTheme="minorHAnsi" w:hAnsiTheme="minorHAnsi" w:cstheme="minorBidi"/>
          <w:sz w:val="22"/>
          <w:szCs w:val="22"/>
        </w:rPr>
      </w:pPr>
    </w:p>
    <w:p w14:paraId="2D133F0D" w14:textId="72F36240" w:rsidR="57CC8A2E" w:rsidRDefault="57CC8A2E" w:rsidP="57CC8A2E">
      <w:pPr>
        <w:ind w:right="-18"/>
        <w:jc w:val="both"/>
        <w:rPr>
          <w:ins w:id="22" w:author="Bobby Fetting" w:date="2026-02-20T13:36:00Z" w16du:dateUtc="2026-02-20T13:36:44Z"/>
          <w:rFonts w:asciiTheme="minorHAnsi" w:hAnsiTheme="minorHAnsi" w:cstheme="minorBidi"/>
          <w:b/>
          <w:bCs/>
          <w:sz w:val="22"/>
          <w:szCs w:val="22"/>
        </w:rPr>
      </w:pPr>
    </w:p>
    <w:p w14:paraId="04156228" w14:textId="0212BD2A" w:rsidR="425F0A94" w:rsidRDefault="425F0A94" w:rsidP="425F0A94">
      <w:pPr>
        <w:ind w:right="-18"/>
        <w:jc w:val="both"/>
        <w:rPr>
          <w:ins w:id="23" w:author="Bobby Fetting" w:date="2026-02-20T13:36:00Z" w16du:dateUtc="2026-02-20T13:36:44Z"/>
          <w:rFonts w:asciiTheme="minorHAnsi" w:hAnsiTheme="minorHAnsi" w:cstheme="minorBidi"/>
          <w:sz w:val="22"/>
          <w:szCs w:val="22"/>
        </w:rPr>
      </w:pPr>
    </w:p>
    <w:p w14:paraId="2FFB89BF" w14:textId="155F4498" w:rsidR="425F0A94" w:rsidRDefault="425F0A94">
      <w:pPr>
        <w:ind w:right="-18"/>
        <w:jc w:val="center"/>
        <w:rPr>
          <w:rFonts w:asciiTheme="minorHAnsi" w:hAnsiTheme="minorHAnsi" w:cstheme="minorBidi"/>
          <w:sz w:val="22"/>
          <w:szCs w:val="22"/>
        </w:rPr>
        <w:pPrChange w:id="24" w:author="Bobby Fetting" w:date="2026-02-20T13:37:00Z">
          <w:pPr>
            <w:ind w:right="-18"/>
            <w:jc w:val="both"/>
          </w:pPr>
        </w:pPrChange>
      </w:pPr>
    </w:p>
    <w:p w14:paraId="52E56223" w14:textId="77777777" w:rsidR="00582B17" w:rsidRPr="0029628B" w:rsidRDefault="00582B17" w:rsidP="00DD6DDE">
      <w:pPr>
        <w:ind w:right="-18"/>
        <w:jc w:val="both"/>
        <w:rPr>
          <w:rFonts w:asciiTheme="minorHAnsi" w:hAnsiTheme="minorHAnsi" w:cstheme="minorHAnsi"/>
          <w:sz w:val="22"/>
          <w:szCs w:val="22"/>
        </w:rPr>
      </w:pPr>
    </w:p>
    <w:p w14:paraId="163695AD" w14:textId="77777777" w:rsidR="00D953C5" w:rsidRDefault="00D953C5">
      <w:pPr>
        <w:widowControl/>
        <w:autoSpaceDE/>
        <w:autoSpaceDN/>
        <w:adjustRightInd/>
        <w:rPr>
          <w:ins w:id="25" w:author="Bobby Fetting" w:date="2026-02-23T09:20:00Z" w16du:dateUtc="2026-02-23T14:20:00Z"/>
          <w:rFonts w:asciiTheme="minorHAnsi" w:hAnsiTheme="minorHAnsi" w:cstheme="minorHAnsi"/>
          <w:b/>
          <w:bCs/>
          <w:sz w:val="22"/>
          <w:szCs w:val="22"/>
          <w:u w:val="single"/>
        </w:rPr>
      </w:pPr>
      <w:ins w:id="26" w:author="Bobby Fetting" w:date="2026-02-23T09:20:00Z" w16du:dateUtc="2026-02-23T14:20:00Z">
        <w:r>
          <w:rPr>
            <w:rFonts w:asciiTheme="minorHAnsi" w:hAnsiTheme="minorHAnsi" w:cstheme="minorHAnsi"/>
            <w:b/>
            <w:bCs/>
            <w:sz w:val="22"/>
            <w:szCs w:val="22"/>
            <w:u w:val="single"/>
          </w:rPr>
          <w:br w:type="page"/>
        </w:r>
      </w:ins>
    </w:p>
    <w:p w14:paraId="600EF775" w14:textId="64DACB37" w:rsidR="00582B17" w:rsidRPr="0029628B" w:rsidRDefault="00007A26">
      <w:pPr>
        <w:ind w:left="-360"/>
        <w:jc w:val="both"/>
        <w:rPr>
          <w:rFonts w:asciiTheme="minorHAnsi" w:hAnsiTheme="minorHAnsi" w:cstheme="minorHAnsi"/>
          <w:sz w:val="22"/>
          <w:szCs w:val="22"/>
        </w:rPr>
      </w:pPr>
      <w:r w:rsidRPr="0029628B">
        <w:rPr>
          <w:rFonts w:asciiTheme="minorHAnsi" w:hAnsiTheme="minorHAnsi" w:cstheme="minorHAnsi"/>
          <w:b/>
          <w:bCs/>
          <w:sz w:val="22"/>
          <w:szCs w:val="22"/>
          <w:u w:val="single"/>
        </w:rPr>
        <w:lastRenderedPageBreak/>
        <w:t>II.  Quality Control</w:t>
      </w:r>
      <w:r w:rsidRPr="0029628B">
        <w:rPr>
          <w:rFonts w:asciiTheme="minorHAnsi" w:hAnsiTheme="minorHAnsi" w:cstheme="minorHAnsi"/>
          <w:b/>
          <w:bCs/>
          <w:sz w:val="22"/>
          <w:szCs w:val="22"/>
        </w:rPr>
        <w:t>:</w:t>
      </w:r>
    </w:p>
    <w:p w14:paraId="144A5D23" w14:textId="77777777" w:rsidR="00582B17" w:rsidRPr="00336C00" w:rsidRDefault="00582B17">
      <w:pPr>
        <w:ind w:left="-360"/>
        <w:jc w:val="both"/>
        <w:rPr>
          <w:rFonts w:asciiTheme="minorHAnsi" w:hAnsiTheme="minorHAnsi" w:cstheme="minorHAnsi"/>
          <w:sz w:val="18"/>
          <w:szCs w:val="22"/>
        </w:rPr>
      </w:pPr>
    </w:p>
    <w:p w14:paraId="6C30A05F" w14:textId="70227943" w:rsidR="00582B17" w:rsidRPr="00B136FE" w:rsidRDefault="00007A26" w:rsidP="00007A26">
      <w:pPr>
        <w:pStyle w:val="1AutoList5"/>
        <w:numPr>
          <w:ilvl w:val="0"/>
          <w:numId w:val="42"/>
        </w:numPr>
        <w:tabs>
          <w:tab w:val="left" w:pos="1440"/>
        </w:tabs>
        <w:rPr>
          <w:rFonts w:asciiTheme="minorHAnsi" w:hAnsiTheme="minorHAnsi" w:cstheme="minorHAnsi"/>
          <w:sz w:val="22"/>
          <w:szCs w:val="22"/>
          <w:rPrChange w:id="27" w:author="Bobby Fetting" w:date="2026-02-24T09:46:00Z" w16du:dateUtc="2026-02-24T14:46:00Z">
            <w:rPr>
              <w:rFonts w:asciiTheme="minorHAnsi" w:hAnsiTheme="minorHAnsi" w:cstheme="minorHAnsi"/>
              <w:sz w:val="22"/>
              <w:szCs w:val="22"/>
              <w:u w:val="single"/>
            </w:rPr>
          </w:rPrChange>
        </w:rPr>
      </w:pPr>
      <w:r w:rsidRPr="00B136FE">
        <w:rPr>
          <w:rFonts w:asciiTheme="minorHAnsi" w:hAnsiTheme="minorHAnsi" w:cstheme="minorHAnsi"/>
          <w:sz w:val="22"/>
          <w:szCs w:val="22"/>
          <w:rPrChange w:id="28" w:author="Bobby Fetting" w:date="2026-02-24T09:46:00Z" w16du:dateUtc="2026-02-24T14:46:00Z">
            <w:rPr>
              <w:rFonts w:asciiTheme="minorHAnsi" w:hAnsiTheme="minorHAnsi" w:cstheme="minorHAnsi"/>
              <w:sz w:val="22"/>
              <w:szCs w:val="22"/>
              <w:u w:val="single"/>
            </w:rPr>
          </w:rPrChange>
        </w:rPr>
        <w:t xml:space="preserve">The </w:t>
      </w:r>
      <w:r w:rsidRPr="00B136FE">
        <w:rPr>
          <w:rFonts w:asciiTheme="minorHAnsi" w:hAnsiTheme="minorHAnsi" w:cstheme="minorHAnsi"/>
          <w:i/>
          <w:iCs/>
          <w:sz w:val="22"/>
          <w:szCs w:val="22"/>
          <w:rPrChange w:id="29" w:author="Bobby Fetting" w:date="2026-02-24T09:46:00Z" w16du:dateUtc="2026-02-24T14:46:00Z">
            <w:rPr>
              <w:rFonts w:asciiTheme="minorHAnsi" w:hAnsiTheme="minorHAnsi" w:cstheme="minorHAnsi"/>
              <w:i/>
              <w:iCs/>
              <w:sz w:val="22"/>
              <w:szCs w:val="22"/>
              <w:u w:val="single"/>
            </w:rPr>
          </w:rPrChange>
        </w:rPr>
        <w:t>Project Team</w:t>
      </w:r>
      <w:r w:rsidRPr="00B136FE">
        <w:rPr>
          <w:rFonts w:asciiTheme="minorHAnsi" w:hAnsiTheme="minorHAnsi" w:cstheme="minorHAnsi"/>
          <w:sz w:val="22"/>
          <w:szCs w:val="22"/>
          <w:rPrChange w:id="30" w:author="Bobby Fetting" w:date="2026-02-24T09:46:00Z" w16du:dateUtc="2026-02-24T14:46:00Z">
            <w:rPr>
              <w:rFonts w:asciiTheme="minorHAnsi" w:hAnsiTheme="minorHAnsi" w:cstheme="minorHAnsi"/>
              <w:sz w:val="22"/>
              <w:szCs w:val="22"/>
              <w:u w:val="single"/>
            </w:rPr>
          </w:rPrChange>
        </w:rPr>
        <w:t xml:space="preserve"> will complete the </w:t>
      </w:r>
      <w:r w:rsidR="00A6145F" w:rsidRPr="00A6145F">
        <w:rPr>
          <w:rFonts w:asciiTheme="minorHAnsi" w:hAnsiTheme="minorHAnsi" w:cstheme="minorHAnsi"/>
          <w:sz w:val="22"/>
          <w:szCs w:val="22"/>
        </w:rPr>
        <w:t>project</w:t>
      </w:r>
      <w:r w:rsidR="00463503">
        <w:rPr>
          <w:rFonts w:asciiTheme="minorHAnsi" w:hAnsiTheme="minorHAnsi" w:cstheme="minorHAnsi"/>
          <w:sz w:val="22"/>
          <w:szCs w:val="22"/>
        </w:rPr>
        <w:t>,</w:t>
      </w:r>
      <w:r w:rsidRPr="00B136FE">
        <w:rPr>
          <w:rFonts w:asciiTheme="minorHAnsi" w:hAnsiTheme="minorHAnsi" w:cstheme="minorHAnsi"/>
          <w:sz w:val="22"/>
          <w:szCs w:val="22"/>
          <w:rPrChange w:id="31" w:author="Bobby Fetting" w:date="2026-02-24T09:46:00Z" w16du:dateUtc="2026-02-24T14:46:00Z">
            <w:rPr>
              <w:rFonts w:asciiTheme="minorHAnsi" w:hAnsiTheme="minorHAnsi" w:cstheme="minorHAnsi"/>
              <w:sz w:val="22"/>
              <w:szCs w:val="22"/>
              <w:u w:val="single"/>
            </w:rPr>
          </w:rPrChange>
        </w:rPr>
        <w:t xml:space="preserve"> exceeding the Owner and Hedrick Brothers</w:t>
      </w:r>
      <w:r w:rsidR="00463503">
        <w:rPr>
          <w:rFonts w:asciiTheme="minorHAnsi" w:hAnsiTheme="minorHAnsi" w:cstheme="minorHAnsi"/>
          <w:sz w:val="22"/>
          <w:szCs w:val="22"/>
        </w:rPr>
        <w:t>’</w:t>
      </w:r>
      <w:r w:rsidRPr="00B136FE">
        <w:rPr>
          <w:rFonts w:asciiTheme="minorHAnsi" w:hAnsiTheme="minorHAnsi" w:cstheme="minorHAnsi"/>
          <w:sz w:val="22"/>
          <w:szCs w:val="22"/>
          <w:rPrChange w:id="32" w:author="Bobby Fetting" w:date="2026-02-24T09:46:00Z" w16du:dateUtc="2026-02-24T14:46:00Z">
            <w:rPr>
              <w:rFonts w:asciiTheme="minorHAnsi" w:hAnsiTheme="minorHAnsi" w:cstheme="minorHAnsi"/>
              <w:sz w:val="22"/>
              <w:szCs w:val="22"/>
              <w:u w:val="single"/>
            </w:rPr>
          </w:rPrChange>
        </w:rPr>
        <w:t xml:space="preserve"> Standard of Quality.</w:t>
      </w:r>
    </w:p>
    <w:p w14:paraId="738610EB" w14:textId="77777777" w:rsidR="00582B17" w:rsidRPr="00B136FE" w:rsidRDefault="00582B17">
      <w:pPr>
        <w:pStyle w:val="1AutoList5"/>
        <w:tabs>
          <w:tab w:val="left" w:pos="1440"/>
        </w:tabs>
        <w:ind w:left="0" w:firstLine="0"/>
        <w:rPr>
          <w:rFonts w:asciiTheme="minorHAnsi" w:hAnsiTheme="minorHAnsi" w:cstheme="minorHAnsi"/>
          <w:sz w:val="22"/>
          <w:szCs w:val="22"/>
          <w:rPrChange w:id="33" w:author="Bobby Fetting" w:date="2026-02-24T09:46:00Z" w16du:dateUtc="2026-02-24T14:46:00Z">
            <w:rPr>
              <w:rFonts w:asciiTheme="minorHAnsi" w:hAnsiTheme="minorHAnsi" w:cstheme="minorHAnsi"/>
              <w:sz w:val="22"/>
              <w:szCs w:val="22"/>
              <w:u w:val="single"/>
            </w:rPr>
          </w:rPrChange>
        </w:rPr>
      </w:pPr>
    </w:p>
    <w:p w14:paraId="0984D10C" w14:textId="46167337" w:rsidR="00582B17" w:rsidRPr="00B136FE" w:rsidRDefault="68A5B410" w:rsidP="68A5B410">
      <w:pPr>
        <w:pStyle w:val="1AutoList5"/>
        <w:numPr>
          <w:ilvl w:val="0"/>
          <w:numId w:val="42"/>
        </w:numPr>
        <w:tabs>
          <w:tab w:val="left" w:pos="1440"/>
        </w:tabs>
        <w:rPr>
          <w:rFonts w:asciiTheme="minorHAnsi" w:hAnsiTheme="minorHAnsi" w:cstheme="minorBidi"/>
          <w:sz w:val="22"/>
          <w:szCs w:val="22"/>
          <w:rPrChange w:id="34" w:author="Bobby Fetting" w:date="2026-02-24T09:46:00Z" w16du:dateUtc="2026-02-24T14:46:00Z">
            <w:rPr>
              <w:rFonts w:asciiTheme="minorHAnsi" w:hAnsiTheme="minorHAnsi" w:cstheme="minorBidi"/>
              <w:sz w:val="22"/>
              <w:szCs w:val="22"/>
              <w:u w:val="single"/>
            </w:rPr>
          </w:rPrChange>
        </w:rPr>
      </w:pPr>
      <w:r w:rsidRPr="00B136FE">
        <w:rPr>
          <w:rFonts w:asciiTheme="minorHAnsi" w:hAnsiTheme="minorHAnsi" w:cstheme="minorBidi"/>
          <w:color w:val="000000" w:themeColor="text1"/>
          <w:sz w:val="22"/>
          <w:szCs w:val="22"/>
          <w:rPrChange w:id="35" w:author="Bobby Fetting" w:date="2026-02-24T09:46:00Z" w16du:dateUtc="2026-02-24T14:46:00Z">
            <w:rPr>
              <w:rFonts w:asciiTheme="minorHAnsi" w:hAnsiTheme="minorHAnsi" w:cstheme="minorBidi"/>
              <w:sz w:val="22"/>
              <w:szCs w:val="22"/>
              <w:u w:val="single"/>
            </w:rPr>
          </w:rPrChange>
        </w:rPr>
        <w:t>The Project Team will communicate to the Owner, Architect, and Consultants their primary quality considerations for the project.</w:t>
      </w:r>
    </w:p>
    <w:p w14:paraId="637805D2" w14:textId="77777777" w:rsidR="00582B17" w:rsidRPr="00B136FE" w:rsidRDefault="00582B17">
      <w:pPr>
        <w:pStyle w:val="1AutoList5"/>
        <w:tabs>
          <w:tab w:val="left" w:pos="1440"/>
        </w:tabs>
        <w:ind w:left="0" w:firstLine="0"/>
        <w:rPr>
          <w:rFonts w:asciiTheme="minorHAnsi" w:hAnsiTheme="minorHAnsi" w:cstheme="minorHAnsi"/>
          <w:sz w:val="22"/>
          <w:szCs w:val="22"/>
          <w:rPrChange w:id="36" w:author="Bobby Fetting" w:date="2026-02-24T09:46:00Z" w16du:dateUtc="2026-02-24T14:46:00Z">
            <w:rPr>
              <w:rFonts w:asciiTheme="minorHAnsi" w:hAnsiTheme="minorHAnsi" w:cstheme="minorHAnsi"/>
              <w:sz w:val="22"/>
              <w:szCs w:val="22"/>
              <w:u w:val="single"/>
            </w:rPr>
          </w:rPrChange>
        </w:rPr>
      </w:pPr>
    </w:p>
    <w:p w14:paraId="24E3BE29" w14:textId="7593042F" w:rsidR="00582B17" w:rsidRPr="00B136FE" w:rsidRDefault="00007A26">
      <w:pPr>
        <w:pStyle w:val="1AutoList5"/>
        <w:numPr>
          <w:ilvl w:val="0"/>
          <w:numId w:val="42"/>
        </w:numPr>
        <w:tabs>
          <w:tab w:val="left" w:pos="1440"/>
        </w:tabs>
        <w:spacing w:after="240"/>
        <w:rPr>
          <w:rFonts w:asciiTheme="minorHAnsi" w:hAnsiTheme="minorHAnsi" w:cstheme="minorHAnsi"/>
          <w:sz w:val="22"/>
          <w:szCs w:val="22"/>
          <w:rPrChange w:id="37" w:author="Bobby Fetting" w:date="2026-02-24T09:46:00Z" w16du:dateUtc="2026-02-24T14:46:00Z">
            <w:rPr>
              <w:rFonts w:asciiTheme="minorHAnsi" w:hAnsiTheme="minorHAnsi" w:cstheme="minorHAnsi"/>
              <w:sz w:val="22"/>
              <w:szCs w:val="22"/>
              <w:u w:val="single"/>
            </w:rPr>
          </w:rPrChange>
        </w:rPr>
        <w:pPrChange w:id="38" w:author="Bobby Fetting" w:date="2026-02-23T09:27:00Z" w16du:dateUtc="2026-02-23T14:27:00Z">
          <w:pPr>
            <w:pStyle w:val="1AutoList5"/>
            <w:numPr>
              <w:numId w:val="42"/>
            </w:numPr>
            <w:tabs>
              <w:tab w:val="num" w:pos="360"/>
              <w:tab w:val="left" w:pos="1440"/>
            </w:tabs>
            <w:ind w:left="360" w:hanging="360"/>
          </w:pPr>
        </w:pPrChange>
      </w:pPr>
      <w:r w:rsidRPr="00B136FE">
        <w:rPr>
          <w:rFonts w:asciiTheme="minorHAnsi" w:hAnsiTheme="minorHAnsi" w:cstheme="minorBidi"/>
          <w:sz w:val="22"/>
          <w:szCs w:val="22"/>
          <w:rPrChange w:id="39" w:author="Bobby Fetting" w:date="2026-02-24T09:46:00Z" w16du:dateUtc="2026-02-24T14:46:00Z">
            <w:rPr>
              <w:rFonts w:asciiTheme="minorHAnsi" w:hAnsiTheme="minorHAnsi" w:cstheme="minorBidi"/>
              <w:sz w:val="22"/>
              <w:szCs w:val="22"/>
              <w:u w:val="single"/>
            </w:rPr>
          </w:rPrChange>
        </w:rPr>
        <w:t xml:space="preserve">The </w:t>
      </w:r>
      <w:r w:rsidRPr="00B136FE">
        <w:rPr>
          <w:rFonts w:asciiTheme="minorHAnsi" w:hAnsiTheme="minorHAnsi" w:cstheme="minorBidi"/>
          <w:i/>
          <w:iCs/>
          <w:sz w:val="22"/>
          <w:szCs w:val="22"/>
          <w:rPrChange w:id="40" w:author="Bobby Fetting" w:date="2026-02-24T09:46:00Z" w16du:dateUtc="2026-02-24T14:46:00Z">
            <w:rPr>
              <w:rFonts w:asciiTheme="minorHAnsi" w:hAnsiTheme="minorHAnsi" w:cstheme="minorBidi"/>
              <w:i/>
              <w:iCs/>
              <w:sz w:val="22"/>
              <w:szCs w:val="22"/>
              <w:u w:val="single"/>
            </w:rPr>
          </w:rPrChange>
        </w:rPr>
        <w:t>Project Manager</w:t>
      </w:r>
      <w:r w:rsidRPr="00B136FE">
        <w:rPr>
          <w:rFonts w:asciiTheme="minorHAnsi" w:hAnsiTheme="minorHAnsi" w:cstheme="minorBidi"/>
          <w:sz w:val="22"/>
          <w:szCs w:val="22"/>
          <w:rPrChange w:id="41" w:author="Bobby Fetting" w:date="2026-02-24T09:46:00Z" w16du:dateUtc="2026-02-24T14:46:00Z">
            <w:rPr>
              <w:rFonts w:asciiTheme="minorHAnsi" w:hAnsiTheme="minorHAnsi" w:cstheme="minorBidi"/>
              <w:sz w:val="22"/>
              <w:szCs w:val="22"/>
              <w:u w:val="single"/>
            </w:rPr>
          </w:rPrChange>
        </w:rPr>
        <w:t xml:space="preserve"> and </w:t>
      </w:r>
      <w:r w:rsidRPr="00B136FE">
        <w:rPr>
          <w:rFonts w:asciiTheme="minorHAnsi" w:hAnsiTheme="minorHAnsi" w:cstheme="minorBidi"/>
          <w:i/>
          <w:iCs/>
          <w:sz w:val="22"/>
          <w:szCs w:val="22"/>
          <w:rPrChange w:id="42" w:author="Bobby Fetting" w:date="2026-02-24T09:46:00Z" w16du:dateUtc="2026-02-24T14:46:00Z">
            <w:rPr>
              <w:rFonts w:asciiTheme="minorHAnsi" w:hAnsiTheme="minorHAnsi" w:cstheme="minorBidi"/>
              <w:i/>
              <w:iCs/>
              <w:sz w:val="22"/>
              <w:szCs w:val="22"/>
              <w:u w:val="single"/>
            </w:rPr>
          </w:rPrChange>
        </w:rPr>
        <w:t>Project Superintendent</w:t>
      </w:r>
      <w:r w:rsidRPr="00B136FE">
        <w:rPr>
          <w:rFonts w:asciiTheme="minorHAnsi" w:hAnsiTheme="minorHAnsi" w:cstheme="minorBidi"/>
          <w:sz w:val="22"/>
          <w:szCs w:val="22"/>
          <w:rPrChange w:id="43" w:author="Bobby Fetting" w:date="2026-02-24T09:46:00Z" w16du:dateUtc="2026-02-24T14:46:00Z">
            <w:rPr>
              <w:rFonts w:asciiTheme="minorHAnsi" w:hAnsiTheme="minorHAnsi" w:cstheme="minorBidi"/>
              <w:sz w:val="22"/>
              <w:szCs w:val="22"/>
              <w:u w:val="single"/>
            </w:rPr>
          </w:rPrChange>
        </w:rPr>
        <w:t xml:space="preserve"> will pre-qualify all subcontractors and will demand quality, service</w:t>
      </w:r>
      <w:r w:rsidR="00463503">
        <w:rPr>
          <w:rFonts w:asciiTheme="minorHAnsi" w:hAnsiTheme="minorHAnsi" w:cstheme="minorBidi"/>
          <w:sz w:val="22"/>
          <w:szCs w:val="22"/>
        </w:rPr>
        <w:t>,</w:t>
      </w:r>
      <w:r w:rsidRPr="00B136FE">
        <w:rPr>
          <w:rFonts w:asciiTheme="minorHAnsi" w:hAnsiTheme="minorHAnsi" w:cstheme="minorBidi"/>
          <w:sz w:val="22"/>
          <w:szCs w:val="22"/>
          <w:rPrChange w:id="44" w:author="Bobby Fetting" w:date="2026-02-24T09:46:00Z" w16du:dateUtc="2026-02-24T14:46:00Z">
            <w:rPr>
              <w:rFonts w:asciiTheme="minorHAnsi" w:hAnsiTheme="minorHAnsi" w:cstheme="minorBidi"/>
              <w:sz w:val="22"/>
              <w:szCs w:val="22"/>
              <w:u w:val="single"/>
            </w:rPr>
          </w:rPrChange>
        </w:rPr>
        <w:t xml:space="preserve"> and dedication throughout the project’s duration.</w:t>
      </w:r>
    </w:p>
    <w:p w14:paraId="3C5C3EE5" w14:textId="5E7B69DF" w:rsidR="32E996C5" w:rsidRPr="00B136FE" w:rsidRDefault="32E996C5" w:rsidP="0053319B">
      <w:pPr>
        <w:pStyle w:val="ListParagraph"/>
        <w:numPr>
          <w:ilvl w:val="1"/>
          <w:numId w:val="42"/>
        </w:numPr>
        <w:rPr>
          <w:rFonts w:asciiTheme="minorHAnsi" w:hAnsiTheme="minorHAnsi" w:cstheme="minorBidi"/>
          <w:sz w:val="22"/>
          <w:szCs w:val="22"/>
          <w:rPrChange w:id="45" w:author="Bobby Fetting" w:date="2026-02-24T09:46:00Z" w16du:dateUtc="2026-02-24T14:46:00Z">
            <w:rPr/>
          </w:rPrChange>
        </w:rPr>
      </w:pPr>
      <w:r w:rsidRPr="00B136FE">
        <w:rPr>
          <w:rFonts w:asciiTheme="minorHAnsi" w:hAnsiTheme="minorHAnsi" w:cstheme="minorBidi"/>
          <w:sz w:val="22"/>
          <w:szCs w:val="22"/>
          <w:rPrChange w:id="46" w:author="Bobby Fetting" w:date="2026-02-24T09:46:00Z" w16du:dateUtc="2026-02-24T14:46:00Z">
            <w:rPr/>
          </w:rPrChange>
        </w:rPr>
        <w:t xml:space="preserve">Pre-qualification is a collaborative process: a list of potential subcontractors is compiled and provided to our Risk Management team, who then registers these companies in Compass, our dedicated pre-qualification platform. The Risk Management team leads this effort, with support from the operations team—including the Project Manager and Superintendent—after the project transitions from </w:t>
      </w:r>
      <w:r w:rsidR="004117B7">
        <w:rPr>
          <w:rFonts w:asciiTheme="minorHAnsi" w:hAnsiTheme="minorHAnsi" w:cstheme="minorBidi"/>
          <w:sz w:val="22"/>
          <w:szCs w:val="22"/>
        </w:rPr>
        <w:t xml:space="preserve">Preconstruction </w:t>
      </w:r>
      <w:r w:rsidRPr="00B136FE">
        <w:rPr>
          <w:rFonts w:asciiTheme="minorHAnsi" w:hAnsiTheme="minorHAnsi" w:cstheme="minorBidi"/>
          <w:sz w:val="22"/>
          <w:szCs w:val="22"/>
          <w:rPrChange w:id="47" w:author="Bobby Fetting" w:date="2026-02-24T09:46:00Z" w16du:dateUtc="2026-02-24T14:46:00Z">
            <w:rPr/>
          </w:rPrChange>
        </w:rPr>
        <w:t xml:space="preserve">to </w:t>
      </w:r>
      <w:r w:rsidR="004117B7">
        <w:rPr>
          <w:rFonts w:asciiTheme="minorHAnsi" w:hAnsiTheme="minorHAnsi" w:cstheme="minorBidi"/>
          <w:sz w:val="22"/>
          <w:szCs w:val="22"/>
        </w:rPr>
        <w:t>O</w:t>
      </w:r>
      <w:r w:rsidRPr="00B136FE">
        <w:rPr>
          <w:rFonts w:asciiTheme="minorHAnsi" w:hAnsiTheme="minorHAnsi" w:cstheme="minorBidi"/>
          <w:sz w:val="22"/>
          <w:szCs w:val="22"/>
          <w:rPrChange w:id="48" w:author="Bobby Fetting" w:date="2026-02-24T09:46:00Z" w16du:dateUtc="2026-02-24T14:46:00Z">
            <w:rPr/>
          </w:rPrChange>
        </w:rPr>
        <w:t xml:space="preserve">perations. </w:t>
      </w:r>
    </w:p>
    <w:p w14:paraId="463F29E8" w14:textId="77777777" w:rsidR="00582B17" w:rsidRPr="00B136FE" w:rsidRDefault="00582B17">
      <w:pPr>
        <w:pStyle w:val="1AutoList5"/>
        <w:tabs>
          <w:tab w:val="left" w:pos="1440"/>
        </w:tabs>
        <w:ind w:left="0" w:firstLine="0"/>
        <w:rPr>
          <w:rFonts w:asciiTheme="minorHAnsi" w:hAnsiTheme="minorHAnsi" w:cstheme="minorHAnsi"/>
          <w:sz w:val="22"/>
          <w:szCs w:val="22"/>
          <w:rPrChange w:id="49" w:author="Bobby Fetting" w:date="2026-02-24T09:46:00Z" w16du:dateUtc="2026-02-24T14:46:00Z">
            <w:rPr>
              <w:rFonts w:asciiTheme="minorHAnsi" w:hAnsiTheme="minorHAnsi" w:cstheme="minorHAnsi"/>
              <w:sz w:val="22"/>
              <w:szCs w:val="22"/>
              <w:u w:val="single"/>
            </w:rPr>
          </w:rPrChange>
        </w:rPr>
      </w:pPr>
    </w:p>
    <w:p w14:paraId="47801986" w14:textId="3B533E1B" w:rsidR="00582B17" w:rsidRPr="00B136FE" w:rsidRDefault="00007A26" w:rsidP="0DB0833A">
      <w:pPr>
        <w:pStyle w:val="1AutoList5"/>
        <w:numPr>
          <w:ilvl w:val="0"/>
          <w:numId w:val="42"/>
        </w:numPr>
        <w:tabs>
          <w:tab w:val="left" w:pos="1440"/>
        </w:tabs>
        <w:rPr>
          <w:rFonts w:asciiTheme="minorHAnsi" w:hAnsiTheme="minorHAnsi" w:cstheme="minorBidi"/>
          <w:sz w:val="22"/>
          <w:szCs w:val="22"/>
          <w:rPrChange w:id="50" w:author="Bobby Fetting" w:date="2026-02-24T09:46:00Z" w16du:dateUtc="2026-02-24T14:46:00Z">
            <w:rPr>
              <w:rFonts w:asciiTheme="minorHAnsi" w:hAnsiTheme="minorHAnsi" w:cstheme="minorBidi"/>
              <w:sz w:val="22"/>
              <w:szCs w:val="22"/>
              <w:u w:val="single"/>
            </w:rPr>
          </w:rPrChange>
        </w:rPr>
      </w:pPr>
      <w:r w:rsidRPr="00B136FE">
        <w:rPr>
          <w:rFonts w:asciiTheme="minorHAnsi" w:hAnsiTheme="minorHAnsi" w:cstheme="minorBidi"/>
          <w:sz w:val="22"/>
          <w:szCs w:val="22"/>
          <w:rPrChange w:id="51" w:author="Bobby Fetting" w:date="2026-02-24T09:46:00Z" w16du:dateUtc="2026-02-24T14:46:00Z">
            <w:rPr>
              <w:rFonts w:asciiTheme="minorHAnsi" w:hAnsiTheme="minorHAnsi" w:cstheme="minorBidi"/>
              <w:sz w:val="22"/>
              <w:szCs w:val="22"/>
              <w:u w:val="single"/>
            </w:rPr>
          </w:rPrChange>
        </w:rPr>
        <w:t xml:space="preserve">The </w:t>
      </w:r>
      <w:r w:rsidRPr="00B136FE">
        <w:rPr>
          <w:rFonts w:asciiTheme="minorHAnsi" w:hAnsiTheme="minorHAnsi" w:cstheme="minorBidi"/>
          <w:i/>
          <w:iCs/>
          <w:sz w:val="22"/>
          <w:szCs w:val="22"/>
          <w:rPrChange w:id="52" w:author="Bobby Fetting" w:date="2026-02-24T09:46:00Z" w16du:dateUtc="2026-02-24T14:46:00Z">
            <w:rPr>
              <w:rFonts w:asciiTheme="minorHAnsi" w:hAnsiTheme="minorHAnsi" w:cstheme="minorBidi"/>
              <w:i/>
              <w:iCs/>
              <w:sz w:val="22"/>
              <w:szCs w:val="22"/>
              <w:u w:val="single"/>
            </w:rPr>
          </w:rPrChange>
        </w:rPr>
        <w:t>Project Manager</w:t>
      </w:r>
      <w:r w:rsidRPr="00B136FE">
        <w:rPr>
          <w:rFonts w:asciiTheme="minorHAnsi" w:hAnsiTheme="minorHAnsi" w:cstheme="minorBidi"/>
          <w:sz w:val="22"/>
          <w:szCs w:val="22"/>
          <w:rPrChange w:id="53" w:author="Bobby Fetting" w:date="2026-02-24T09:46:00Z" w16du:dateUtc="2026-02-24T14:46:00Z">
            <w:rPr>
              <w:rFonts w:asciiTheme="minorHAnsi" w:hAnsiTheme="minorHAnsi" w:cstheme="minorBidi"/>
              <w:sz w:val="22"/>
              <w:szCs w:val="22"/>
              <w:u w:val="single"/>
            </w:rPr>
          </w:rPrChange>
        </w:rPr>
        <w:t xml:space="preserve"> will hold independent team meetings to discuss schedules, procurement,</w:t>
      </w:r>
      <w:r w:rsidR="00F76D85">
        <w:rPr>
          <w:rFonts w:asciiTheme="minorHAnsi" w:hAnsiTheme="minorHAnsi" w:cstheme="minorBidi"/>
          <w:sz w:val="22"/>
          <w:szCs w:val="22"/>
        </w:rPr>
        <w:t xml:space="preserve"> pre-installation needs,</w:t>
      </w:r>
      <w:r w:rsidRPr="00B136FE">
        <w:rPr>
          <w:rFonts w:asciiTheme="minorHAnsi" w:hAnsiTheme="minorHAnsi" w:cstheme="minorBidi"/>
          <w:sz w:val="22"/>
          <w:szCs w:val="22"/>
          <w:rPrChange w:id="54" w:author="Bobby Fetting" w:date="2026-02-24T09:46:00Z" w16du:dateUtc="2026-02-24T14:46:00Z">
            <w:rPr>
              <w:rFonts w:asciiTheme="minorHAnsi" w:hAnsiTheme="minorHAnsi" w:cstheme="minorBidi"/>
              <w:sz w:val="22"/>
              <w:szCs w:val="22"/>
              <w:u w:val="single"/>
            </w:rPr>
          </w:rPrChange>
        </w:rPr>
        <w:t xml:space="preserve"> safety, staffing and budget.</w:t>
      </w:r>
    </w:p>
    <w:p w14:paraId="3B7B4B86" w14:textId="77777777" w:rsidR="00582B17" w:rsidRPr="00B136FE" w:rsidRDefault="00582B17">
      <w:pPr>
        <w:pStyle w:val="1AutoList5"/>
        <w:tabs>
          <w:tab w:val="left" w:pos="1440"/>
        </w:tabs>
        <w:ind w:left="0" w:firstLine="0"/>
        <w:rPr>
          <w:rFonts w:asciiTheme="minorHAnsi" w:hAnsiTheme="minorHAnsi" w:cstheme="minorHAnsi"/>
          <w:sz w:val="22"/>
          <w:szCs w:val="22"/>
          <w:rPrChange w:id="55" w:author="Bobby Fetting" w:date="2026-02-24T09:46:00Z" w16du:dateUtc="2026-02-24T14:46:00Z">
            <w:rPr>
              <w:rFonts w:asciiTheme="minorHAnsi" w:hAnsiTheme="minorHAnsi" w:cstheme="minorHAnsi"/>
              <w:sz w:val="22"/>
              <w:szCs w:val="22"/>
              <w:u w:val="single"/>
            </w:rPr>
          </w:rPrChange>
        </w:rPr>
      </w:pPr>
    </w:p>
    <w:p w14:paraId="0ADA237A" w14:textId="038252C7" w:rsidR="00582B17" w:rsidRPr="00B136FE" w:rsidRDefault="00007A26" w:rsidP="00007A26">
      <w:pPr>
        <w:pStyle w:val="1AutoList5"/>
        <w:numPr>
          <w:ilvl w:val="0"/>
          <w:numId w:val="42"/>
        </w:numPr>
        <w:rPr>
          <w:rFonts w:asciiTheme="minorHAnsi" w:hAnsiTheme="minorHAnsi" w:cstheme="minorHAnsi"/>
          <w:sz w:val="22"/>
          <w:szCs w:val="22"/>
          <w:rPrChange w:id="56" w:author="Bobby Fetting" w:date="2026-02-24T09:46:00Z" w16du:dateUtc="2026-02-24T14:46:00Z">
            <w:rPr>
              <w:rFonts w:asciiTheme="minorHAnsi" w:hAnsiTheme="minorHAnsi" w:cstheme="minorHAnsi"/>
              <w:sz w:val="22"/>
              <w:szCs w:val="22"/>
              <w:u w:val="single"/>
            </w:rPr>
          </w:rPrChange>
        </w:rPr>
      </w:pPr>
      <w:r w:rsidRPr="00B136FE">
        <w:rPr>
          <w:rFonts w:asciiTheme="minorHAnsi" w:hAnsiTheme="minorHAnsi" w:cstheme="minorHAnsi"/>
          <w:sz w:val="22"/>
          <w:szCs w:val="22"/>
          <w:rPrChange w:id="57" w:author="Bobby Fetting" w:date="2026-02-24T09:46:00Z" w16du:dateUtc="2026-02-24T14:46:00Z">
            <w:rPr>
              <w:rFonts w:asciiTheme="minorHAnsi" w:hAnsiTheme="minorHAnsi" w:cstheme="minorHAnsi"/>
              <w:sz w:val="22"/>
              <w:szCs w:val="22"/>
              <w:u w:val="single"/>
            </w:rPr>
          </w:rPrChange>
        </w:rPr>
        <w:t xml:space="preserve">The </w:t>
      </w:r>
      <w:r w:rsidRPr="00B136FE">
        <w:rPr>
          <w:rFonts w:asciiTheme="minorHAnsi" w:hAnsiTheme="minorHAnsi" w:cstheme="minorHAnsi"/>
          <w:i/>
          <w:iCs/>
          <w:sz w:val="22"/>
          <w:szCs w:val="22"/>
          <w:rPrChange w:id="58" w:author="Bobby Fetting" w:date="2026-02-24T09:46:00Z" w16du:dateUtc="2026-02-24T14:46:00Z">
            <w:rPr>
              <w:rFonts w:asciiTheme="minorHAnsi" w:hAnsiTheme="minorHAnsi" w:cstheme="minorHAnsi"/>
              <w:i/>
              <w:iCs/>
              <w:sz w:val="22"/>
              <w:szCs w:val="22"/>
              <w:u w:val="single"/>
            </w:rPr>
          </w:rPrChange>
        </w:rPr>
        <w:t>Project Manager, Project Superintendent</w:t>
      </w:r>
      <w:r w:rsidR="00F76D85">
        <w:rPr>
          <w:rFonts w:asciiTheme="minorHAnsi" w:hAnsiTheme="minorHAnsi" w:cstheme="minorHAnsi"/>
          <w:i/>
          <w:iCs/>
          <w:sz w:val="22"/>
          <w:szCs w:val="22"/>
        </w:rPr>
        <w:t>,</w:t>
      </w:r>
      <w:r w:rsidRPr="00B136FE">
        <w:rPr>
          <w:rFonts w:asciiTheme="minorHAnsi" w:hAnsiTheme="minorHAnsi" w:cstheme="minorHAnsi"/>
          <w:sz w:val="22"/>
          <w:szCs w:val="22"/>
          <w:rPrChange w:id="59" w:author="Bobby Fetting" w:date="2026-02-24T09:46:00Z" w16du:dateUtc="2026-02-24T14:46:00Z">
            <w:rPr>
              <w:rFonts w:asciiTheme="minorHAnsi" w:hAnsiTheme="minorHAnsi" w:cstheme="minorHAnsi"/>
              <w:sz w:val="22"/>
              <w:szCs w:val="22"/>
              <w:u w:val="single"/>
            </w:rPr>
          </w:rPrChange>
        </w:rPr>
        <w:t xml:space="preserve"> and </w:t>
      </w:r>
      <w:r w:rsidR="00DD6DDE" w:rsidRPr="00B136FE">
        <w:rPr>
          <w:rFonts w:asciiTheme="minorHAnsi" w:hAnsiTheme="minorHAnsi" w:cstheme="minorHAnsi"/>
          <w:i/>
          <w:iCs/>
          <w:sz w:val="22"/>
          <w:szCs w:val="22"/>
          <w:rPrChange w:id="60" w:author="Bobby Fetting" w:date="2026-02-24T09:46:00Z" w16du:dateUtc="2026-02-24T14:46:00Z">
            <w:rPr>
              <w:rFonts w:asciiTheme="minorHAnsi" w:hAnsiTheme="minorHAnsi" w:cstheme="minorHAnsi"/>
              <w:i/>
              <w:iCs/>
              <w:sz w:val="22"/>
              <w:szCs w:val="22"/>
              <w:u w:val="single"/>
            </w:rPr>
          </w:rPrChange>
        </w:rPr>
        <w:t>Project Executive</w:t>
      </w:r>
      <w:r w:rsidR="00DD6DDE" w:rsidRPr="00B136FE">
        <w:rPr>
          <w:rFonts w:asciiTheme="minorHAnsi" w:hAnsiTheme="minorHAnsi" w:cstheme="minorHAnsi"/>
          <w:iCs/>
          <w:sz w:val="22"/>
          <w:szCs w:val="22"/>
          <w:rPrChange w:id="61" w:author="Bobby Fetting" w:date="2026-02-24T09:46:00Z" w16du:dateUtc="2026-02-24T14:46:00Z">
            <w:rPr>
              <w:rFonts w:asciiTheme="minorHAnsi" w:hAnsiTheme="minorHAnsi" w:cstheme="minorHAnsi"/>
              <w:iCs/>
              <w:sz w:val="22"/>
              <w:szCs w:val="22"/>
              <w:u w:val="single"/>
            </w:rPr>
          </w:rPrChange>
        </w:rPr>
        <w:t xml:space="preserve"> </w:t>
      </w:r>
      <w:r w:rsidRPr="00B136FE">
        <w:rPr>
          <w:rFonts w:asciiTheme="minorHAnsi" w:hAnsiTheme="minorHAnsi" w:cstheme="minorHAnsi"/>
          <w:sz w:val="22"/>
          <w:szCs w:val="22"/>
          <w:rPrChange w:id="62" w:author="Bobby Fetting" w:date="2026-02-24T09:46:00Z" w16du:dateUtc="2026-02-24T14:46:00Z">
            <w:rPr>
              <w:rFonts w:asciiTheme="minorHAnsi" w:hAnsiTheme="minorHAnsi" w:cstheme="minorHAnsi"/>
              <w:sz w:val="22"/>
              <w:szCs w:val="22"/>
              <w:u w:val="single"/>
            </w:rPr>
          </w:rPrChange>
        </w:rPr>
        <w:t>will note and discuss areas of special concern as indicated:</w:t>
      </w:r>
    </w:p>
    <w:p w14:paraId="3A0FF5F2" w14:textId="77777777" w:rsidR="00336C00" w:rsidRPr="0029628B" w:rsidRDefault="00336C00" w:rsidP="00336C00">
      <w:pPr>
        <w:pStyle w:val="1AutoList5"/>
        <w:ind w:left="0" w:firstLine="0"/>
        <w:rPr>
          <w:rFonts w:asciiTheme="minorHAnsi" w:hAnsiTheme="minorHAnsi" w:cstheme="minorHAnsi"/>
          <w:sz w:val="22"/>
          <w:szCs w:val="22"/>
        </w:rPr>
      </w:pPr>
    </w:p>
    <w:p w14:paraId="0DFAE634" w14:textId="2B84E7F8" w:rsidR="00336C00" w:rsidRPr="00575743" w:rsidRDefault="00A77497" w:rsidP="00336C00">
      <w:pPr>
        <w:pStyle w:val="1AutoList5"/>
        <w:numPr>
          <w:ilvl w:val="3"/>
          <w:numId w:val="3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u w:val="single"/>
        </w:rPr>
        <w:fldChar w:fldCharType="begin">
          <w:ffData>
            <w:name w:val="Text4"/>
            <w:enabled/>
            <w:calcOnExit w:val="0"/>
            <w:textInput/>
          </w:ffData>
        </w:fldChar>
      </w:r>
      <w:bookmarkStart w:id="63" w:name="Text4"/>
      <w:r>
        <w:rPr>
          <w:rFonts w:asciiTheme="minorHAnsi" w:hAnsiTheme="minorHAnsi" w:cstheme="minorHAnsi"/>
          <w:sz w:val="22"/>
          <w:szCs w:val="22"/>
          <w:u w:val="single"/>
        </w:rPr>
        <w:instrText xml:space="preserve"> FORMTEXT </w:instrText>
      </w:r>
      <w:r>
        <w:rPr>
          <w:rFonts w:asciiTheme="minorHAnsi" w:hAnsiTheme="minorHAnsi" w:cstheme="minorHAnsi"/>
          <w:sz w:val="22"/>
          <w:szCs w:val="22"/>
          <w:u w:val="single"/>
        </w:rPr>
      </w:r>
      <w:r>
        <w:rPr>
          <w:rFonts w:asciiTheme="minorHAnsi" w:hAnsiTheme="minorHAnsi" w:cstheme="minorHAnsi"/>
          <w:sz w:val="22"/>
          <w:szCs w:val="22"/>
          <w:u w:val="single"/>
        </w:rPr>
        <w:fldChar w:fldCharType="separate"/>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sz w:val="22"/>
          <w:szCs w:val="22"/>
          <w:u w:val="single"/>
        </w:rPr>
        <w:fldChar w:fldCharType="end"/>
      </w:r>
      <w:bookmarkEnd w:id="63"/>
    </w:p>
    <w:p w14:paraId="27B8F768" w14:textId="44FF5B8B" w:rsidR="00336C00" w:rsidRPr="00575743" w:rsidRDefault="00A77497" w:rsidP="00336C00">
      <w:pPr>
        <w:pStyle w:val="1AutoList5"/>
        <w:numPr>
          <w:ilvl w:val="3"/>
          <w:numId w:val="3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u w:val="single"/>
        </w:rPr>
        <w:fldChar w:fldCharType="begin">
          <w:ffData>
            <w:name w:val="Text5"/>
            <w:enabled/>
            <w:calcOnExit w:val="0"/>
            <w:textInput/>
          </w:ffData>
        </w:fldChar>
      </w:r>
      <w:bookmarkStart w:id="64" w:name="Text5"/>
      <w:r>
        <w:rPr>
          <w:rFonts w:asciiTheme="minorHAnsi" w:hAnsiTheme="minorHAnsi" w:cstheme="minorHAnsi"/>
          <w:sz w:val="22"/>
          <w:szCs w:val="22"/>
          <w:u w:val="single"/>
        </w:rPr>
        <w:instrText xml:space="preserve"> FORMTEXT </w:instrText>
      </w:r>
      <w:r>
        <w:rPr>
          <w:rFonts w:asciiTheme="minorHAnsi" w:hAnsiTheme="minorHAnsi" w:cstheme="minorHAnsi"/>
          <w:sz w:val="22"/>
          <w:szCs w:val="22"/>
          <w:u w:val="single"/>
        </w:rPr>
      </w:r>
      <w:r>
        <w:rPr>
          <w:rFonts w:asciiTheme="minorHAnsi" w:hAnsiTheme="minorHAnsi" w:cstheme="minorHAnsi"/>
          <w:sz w:val="22"/>
          <w:szCs w:val="22"/>
          <w:u w:val="single"/>
        </w:rPr>
        <w:fldChar w:fldCharType="separate"/>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sz w:val="22"/>
          <w:szCs w:val="22"/>
          <w:u w:val="single"/>
        </w:rPr>
        <w:fldChar w:fldCharType="end"/>
      </w:r>
      <w:bookmarkEnd w:id="64"/>
    </w:p>
    <w:p w14:paraId="75F80603" w14:textId="75B803E4" w:rsidR="00336C00" w:rsidRPr="00575743" w:rsidRDefault="00A77497" w:rsidP="00336C00">
      <w:pPr>
        <w:pStyle w:val="1AutoList5"/>
        <w:numPr>
          <w:ilvl w:val="3"/>
          <w:numId w:val="3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u w:val="single"/>
        </w:rPr>
        <w:fldChar w:fldCharType="begin">
          <w:ffData>
            <w:name w:val="Text6"/>
            <w:enabled/>
            <w:calcOnExit w:val="0"/>
            <w:textInput/>
          </w:ffData>
        </w:fldChar>
      </w:r>
      <w:bookmarkStart w:id="65" w:name="Text6"/>
      <w:r>
        <w:rPr>
          <w:rFonts w:asciiTheme="minorHAnsi" w:hAnsiTheme="minorHAnsi" w:cstheme="minorHAnsi"/>
          <w:sz w:val="22"/>
          <w:szCs w:val="22"/>
          <w:u w:val="single"/>
        </w:rPr>
        <w:instrText xml:space="preserve"> FORMTEXT </w:instrText>
      </w:r>
      <w:r>
        <w:rPr>
          <w:rFonts w:asciiTheme="minorHAnsi" w:hAnsiTheme="minorHAnsi" w:cstheme="minorHAnsi"/>
          <w:sz w:val="22"/>
          <w:szCs w:val="22"/>
          <w:u w:val="single"/>
        </w:rPr>
      </w:r>
      <w:r>
        <w:rPr>
          <w:rFonts w:asciiTheme="minorHAnsi" w:hAnsiTheme="minorHAnsi" w:cstheme="minorHAnsi"/>
          <w:sz w:val="22"/>
          <w:szCs w:val="22"/>
          <w:u w:val="single"/>
        </w:rPr>
        <w:fldChar w:fldCharType="separate"/>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sz w:val="22"/>
          <w:szCs w:val="22"/>
          <w:u w:val="single"/>
        </w:rPr>
        <w:fldChar w:fldCharType="end"/>
      </w:r>
      <w:bookmarkEnd w:id="65"/>
    </w:p>
    <w:p w14:paraId="44EEFD60" w14:textId="25551847" w:rsidR="00336C00" w:rsidRPr="00575743" w:rsidRDefault="00A77497" w:rsidP="00336C00">
      <w:pPr>
        <w:pStyle w:val="1AutoList5"/>
        <w:numPr>
          <w:ilvl w:val="3"/>
          <w:numId w:val="3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u w:val="single"/>
        </w:rPr>
        <w:fldChar w:fldCharType="begin">
          <w:ffData>
            <w:name w:val="Text7"/>
            <w:enabled/>
            <w:calcOnExit w:val="0"/>
            <w:textInput/>
          </w:ffData>
        </w:fldChar>
      </w:r>
      <w:bookmarkStart w:id="66" w:name="Text7"/>
      <w:r>
        <w:rPr>
          <w:rFonts w:asciiTheme="minorHAnsi" w:hAnsiTheme="minorHAnsi" w:cstheme="minorHAnsi"/>
          <w:sz w:val="22"/>
          <w:szCs w:val="22"/>
          <w:u w:val="single"/>
        </w:rPr>
        <w:instrText xml:space="preserve"> FORMTEXT </w:instrText>
      </w:r>
      <w:r>
        <w:rPr>
          <w:rFonts w:asciiTheme="minorHAnsi" w:hAnsiTheme="minorHAnsi" w:cstheme="minorHAnsi"/>
          <w:sz w:val="22"/>
          <w:szCs w:val="22"/>
          <w:u w:val="single"/>
        </w:rPr>
      </w:r>
      <w:r>
        <w:rPr>
          <w:rFonts w:asciiTheme="minorHAnsi" w:hAnsiTheme="minorHAnsi" w:cstheme="minorHAnsi"/>
          <w:sz w:val="22"/>
          <w:szCs w:val="22"/>
          <w:u w:val="single"/>
        </w:rPr>
        <w:fldChar w:fldCharType="separate"/>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sz w:val="22"/>
          <w:szCs w:val="22"/>
          <w:u w:val="single"/>
        </w:rPr>
        <w:fldChar w:fldCharType="end"/>
      </w:r>
      <w:bookmarkEnd w:id="66"/>
    </w:p>
    <w:p w14:paraId="19276D9A" w14:textId="220DF0B1" w:rsidR="00336C00" w:rsidRDefault="00A77497" w:rsidP="00336C00">
      <w:pPr>
        <w:pStyle w:val="1AutoList5"/>
        <w:numPr>
          <w:ilvl w:val="3"/>
          <w:numId w:val="3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u w:val="single"/>
        </w:rPr>
        <w:fldChar w:fldCharType="begin">
          <w:ffData>
            <w:name w:val="Text8"/>
            <w:enabled/>
            <w:calcOnExit w:val="0"/>
            <w:textInput/>
          </w:ffData>
        </w:fldChar>
      </w:r>
      <w:bookmarkStart w:id="67" w:name="Text8"/>
      <w:r>
        <w:rPr>
          <w:rFonts w:asciiTheme="minorHAnsi" w:hAnsiTheme="minorHAnsi" w:cstheme="minorHAnsi"/>
          <w:sz w:val="22"/>
          <w:szCs w:val="22"/>
          <w:u w:val="single"/>
        </w:rPr>
        <w:instrText xml:space="preserve"> FORMTEXT </w:instrText>
      </w:r>
      <w:r>
        <w:rPr>
          <w:rFonts w:asciiTheme="minorHAnsi" w:hAnsiTheme="minorHAnsi" w:cstheme="minorHAnsi"/>
          <w:sz w:val="22"/>
          <w:szCs w:val="22"/>
          <w:u w:val="single"/>
        </w:rPr>
      </w:r>
      <w:r>
        <w:rPr>
          <w:rFonts w:asciiTheme="minorHAnsi" w:hAnsiTheme="minorHAnsi" w:cstheme="minorHAnsi"/>
          <w:sz w:val="22"/>
          <w:szCs w:val="22"/>
          <w:u w:val="single"/>
        </w:rPr>
        <w:fldChar w:fldCharType="separate"/>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noProof/>
          <w:sz w:val="22"/>
          <w:szCs w:val="22"/>
          <w:u w:val="single"/>
        </w:rPr>
        <w:t> </w:t>
      </w:r>
      <w:r>
        <w:rPr>
          <w:rFonts w:asciiTheme="minorHAnsi" w:hAnsiTheme="minorHAnsi" w:cstheme="minorHAnsi"/>
          <w:sz w:val="22"/>
          <w:szCs w:val="22"/>
          <w:u w:val="single"/>
        </w:rPr>
        <w:fldChar w:fldCharType="end"/>
      </w:r>
      <w:bookmarkEnd w:id="67"/>
    </w:p>
    <w:p w14:paraId="5630AD66" w14:textId="77777777" w:rsidR="00336C00" w:rsidRPr="0029628B" w:rsidRDefault="00336C00" w:rsidP="00336C00">
      <w:pPr>
        <w:ind w:left="-360"/>
        <w:jc w:val="both"/>
        <w:rPr>
          <w:rFonts w:asciiTheme="minorHAnsi" w:hAnsiTheme="minorHAnsi" w:cstheme="minorHAnsi"/>
          <w:b/>
          <w:bCs/>
          <w:sz w:val="22"/>
          <w:szCs w:val="22"/>
          <w:u w:val="single"/>
        </w:rPr>
      </w:pPr>
    </w:p>
    <w:p w14:paraId="0C3D3C4D" w14:textId="447FB188" w:rsidR="00582B17" w:rsidRPr="00575743" w:rsidRDefault="590323FB" w:rsidP="590323FB">
      <w:pPr>
        <w:pStyle w:val="1AutoList5"/>
        <w:numPr>
          <w:ilvl w:val="0"/>
          <w:numId w:val="25"/>
        </w:numPr>
        <w:tabs>
          <w:tab w:val="left" w:pos="1440"/>
        </w:tabs>
        <w:rPr>
          <w:rFonts w:asciiTheme="minorHAnsi" w:hAnsiTheme="minorHAnsi" w:cstheme="minorBidi"/>
          <w:sz w:val="22"/>
          <w:szCs w:val="22"/>
        </w:rPr>
      </w:pPr>
      <w:r w:rsidRPr="590323FB">
        <w:rPr>
          <w:rFonts w:asciiTheme="minorHAnsi" w:hAnsiTheme="minorHAnsi" w:cstheme="minorBidi"/>
          <w:color w:val="000000" w:themeColor="text1"/>
          <w:sz w:val="22"/>
          <w:szCs w:val="22"/>
          <w:rPrChange w:id="68" w:author="Bobby Fetting" w:date="2026-02-20T08:37:00Z">
            <w:rPr>
              <w:rFonts w:asciiTheme="minorHAnsi" w:hAnsiTheme="minorHAnsi" w:cstheme="minorBidi"/>
              <w:i/>
              <w:iCs/>
              <w:sz w:val="22"/>
              <w:szCs w:val="22"/>
            </w:rPr>
          </w:rPrChange>
        </w:rPr>
        <w:t xml:space="preserve">The </w:t>
      </w:r>
      <w:r w:rsidRPr="590323FB">
        <w:rPr>
          <w:rFonts w:asciiTheme="minorHAnsi" w:hAnsiTheme="minorHAnsi" w:cstheme="minorBidi"/>
          <w:i/>
          <w:iCs/>
          <w:color w:val="000000" w:themeColor="text1"/>
          <w:sz w:val="22"/>
          <w:szCs w:val="22"/>
          <w:rPrChange w:id="69" w:author="Bobby Fetting" w:date="2026-02-20T08:37:00Z">
            <w:rPr>
              <w:rFonts w:asciiTheme="minorHAnsi" w:hAnsiTheme="minorHAnsi" w:cstheme="minorBidi"/>
              <w:i/>
              <w:iCs/>
              <w:sz w:val="22"/>
              <w:szCs w:val="22"/>
            </w:rPr>
          </w:rPrChange>
        </w:rPr>
        <w:t>Project Superintendent</w:t>
      </w:r>
      <w:r w:rsidRPr="590323FB">
        <w:rPr>
          <w:rFonts w:asciiTheme="minorHAnsi" w:hAnsiTheme="minorHAnsi" w:cstheme="minorBidi"/>
          <w:color w:val="000000" w:themeColor="text1"/>
          <w:sz w:val="22"/>
          <w:szCs w:val="22"/>
          <w:rPrChange w:id="70" w:author="Bobby Fetting" w:date="2026-02-20T08:37:00Z">
            <w:rPr>
              <w:rFonts w:asciiTheme="minorHAnsi" w:hAnsiTheme="minorHAnsi" w:cstheme="minorBidi"/>
              <w:i/>
              <w:iCs/>
              <w:sz w:val="22"/>
              <w:szCs w:val="22"/>
            </w:rPr>
          </w:rPrChange>
        </w:rPr>
        <w:t xml:space="preserve"> oversees all aspects of work quality on the job site and manages a detailed </w:t>
      </w:r>
      <w:r w:rsidR="006212A9">
        <w:rPr>
          <w:rFonts w:asciiTheme="minorHAnsi" w:hAnsiTheme="minorHAnsi" w:cstheme="minorBidi"/>
          <w:color w:val="000000" w:themeColor="text1"/>
          <w:sz w:val="22"/>
          <w:szCs w:val="22"/>
        </w:rPr>
        <w:t>three</w:t>
      </w:r>
      <w:r w:rsidRPr="590323FB">
        <w:rPr>
          <w:rFonts w:asciiTheme="minorHAnsi" w:hAnsiTheme="minorHAnsi" w:cstheme="minorBidi"/>
          <w:color w:val="000000" w:themeColor="text1"/>
          <w:sz w:val="22"/>
          <w:szCs w:val="22"/>
          <w:rPrChange w:id="71" w:author="Bobby Fetting" w:date="2026-02-20T08:37:00Z">
            <w:rPr>
              <w:rFonts w:asciiTheme="minorHAnsi" w:hAnsiTheme="minorHAnsi" w:cstheme="minorBidi"/>
              <w:i/>
              <w:iCs/>
              <w:sz w:val="22"/>
              <w:szCs w:val="22"/>
            </w:rPr>
          </w:rPrChange>
        </w:rPr>
        <w:t>-week look-ahead schedule along with the overall construction tracking schedule</w:t>
      </w:r>
      <w:r w:rsidR="6EAA6B27" w:rsidRPr="590323FB">
        <w:rPr>
          <w:rFonts w:asciiTheme="minorHAnsi" w:hAnsiTheme="minorHAnsi" w:cstheme="minorBidi"/>
          <w:color w:val="000000" w:themeColor="text1"/>
          <w:sz w:val="22"/>
          <w:szCs w:val="22"/>
        </w:rPr>
        <w:t xml:space="preserve"> with support from the Project Manager</w:t>
      </w:r>
      <w:r w:rsidRPr="590323FB">
        <w:rPr>
          <w:rFonts w:asciiTheme="minorHAnsi" w:hAnsiTheme="minorHAnsi" w:cstheme="minorBidi"/>
          <w:color w:val="000000" w:themeColor="text1"/>
          <w:sz w:val="22"/>
          <w:szCs w:val="22"/>
          <w:rPrChange w:id="72" w:author="Bobby Fetting" w:date="2026-02-20T08:37:00Z">
            <w:rPr>
              <w:rFonts w:asciiTheme="minorHAnsi" w:hAnsiTheme="minorHAnsi" w:cstheme="minorBidi"/>
              <w:i/>
              <w:iCs/>
              <w:sz w:val="22"/>
              <w:szCs w:val="22"/>
            </w:rPr>
          </w:rPrChange>
        </w:rPr>
        <w:t>.</w:t>
      </w:r>
    </w:p>
    <w:p w14:paraId="61829076" w14:textId="77777777" w:rsidR="00582B17" w:rsidRPr="00575743" w:rsidRDefault="00582B17">
      <w:pPr>
        <w:pStyle w:val="1AutoList5"/>
        <w:tabs>
          <w:tab w:val="left" w:pos="1440"/>
        </w:tabs>
        <w:ind w:left="0" w:firstLine="0"/>
        <w:rPr>
          <w:rFonts w:asciiTheme="minorHAnsi" w:hAnsiTheme="minorHAnsi" w:cstheme="minorHAnsi"/>
          <w:sz w:val="22"/>
          <w:szCs w:val="22"/>
        </w:rPr>
      </w:pPr>
    </w:p>
    <w:p w14:paraId="077C95F3" w14:textId="642B257B" w:rsidR="00582B17" w:rsidRPr="00575743" w:rsidRDefault="590323FB" w:rsidP="590323FB">
      <w:pPr>
        <w:pStyle w:val="1AutoList5"/>
        <w:numPr>
          <w:ilvl w:val="0"/>
          <w:numId w:val="25"/>
        </w:numPr>
        <w:tabs>
          <w:tab w:val="left" w:pos="1440"/>
        </w:tabs>
        <w:rPr>
          <w:rFonts w:asciiTheme="minorHAnsi" w:hAnsiTheme="minorHAnsi" w:cstheme="minorBidi"/>
          <w:sz w:val="22"/>
          <w:szCs w:val="22"/>
        </w:rPr>
      </w:pPr>
      <w:r w:rsidRPr="590323FB">
        <w:rPr>
          <w:rFonts w:asciiTheme="minorHAnsi" w:hAnsiTheme="minorHAnsi" w:cstheme="minorBidi"/>
          <w:color w:val="000000" w:themeColor="text1"/>
          <w:sz w:val="22"/>
          <w:szCs w:val="22"/>
          <w:rPrChange w:id="73" w:author="Bobby Fetting" w:date="2026-02-20T08:38:00Z">
            <w:rPr>
              <w:rFonts w:asciiTheme="minorHAnsi" w:hAnsiTheme="minorHAnsi" w:cstheme="minorBidi"/>
              <w:i/>
              <w:iCs/>
              <w:sz w:val="22"/>
              <w:szCs w:val="22"/>
            </w:rPr>
          </w:rPrChange>
        </w:rPr>
        <w:t xml:space="preserve">The </w:t>
      </w:r>
      <w:r w:rsidRPr="590323FB">
        <w:rPr>
          <w:rFonts w:asciiTheme="minorHAnsi" w:hAnsiTheme="minorHAnsi" w:cstheme="minorBidi"/>
          <w:i/>
          <w:iCs/>
          <w:color w:val="000000" w:themeColor="text1"/>
          <w:sz w:val="22"/>
          <w:szCs w:val="22"/>
          <w:rPrChange w:id="74" w:author="Bobby Fetting" w:date="2026-02-20T08:38:00Z">
            <w:rPr>
              <w:rFonts w:asciiTheme="minorHAnsi" w:hAnsiTheme="minorHAnsi" w:cstheme="minorBidi"/>
              <w:i/>
              <w:iCs/>
              <w:sz w:val="22"/>
              <w:szCs w:val="22"/>
            </w:rPr>
          </w:rPrChange>
        </w:rPr>
        <w:t>Project Superintendent</w:t>
      </w:r>
      <w:r w:rsidRPr="590323FB">
        <w:rPr>
          <w:rFonts w:asciiTheme="minorHAnsi" w:hAnsiTheme="minorHAnsi" w:cstheme="minorBidi"/>
          <w:color w:val="000000" w:themeColor="text1"/>
          <w:sz w:val="22"/>
          <w:szCs w:val="22"/>
          <w:rPrChange w:id="75" w:author="Bobby Fetting" w:date="2026-02-20T08:38:00Z">
            <w:rPr>
              <w:rFonts w:asciiTheme="minorHAnsi" w:hAnsiTheme="minorHAnsi" w:cstheme="minorBidi"/>
              <w:i/>
              <w:iCs/>
              <w:sz w:val="22"/>
              <w:szCs w:val="22"/>
            </w:rPr>
          </w:rPrChange>
        </w:rPr>
        <w:t xml:space="preserve"> ensures all trades </w:t>
      </w:r>
      <w:r w:rsidR="622FC88D" w:rsidRPr="590323FB">
        <w:rPr>
          <w:rFonts w:asciiTheme="minorHAnsi" w:hAnsiTheme="minorHAnsi" w:cstheme="minorBidi"/>
          <w:color w:val="000000" w:themeColor="text1"/>
          <w:sz w:val="22"/>
          <w:szCs w:val="22"/>
        </w:rPr>
        <w:t>perform work, as defined by the</w:t>
      </w:r>
      <w:r w:rsidR="009F724B">
        <w:rPr>
          <w:rFonts w:asciiTheme="minorHAnsi" w:hAnsiTheme="minorHAnsi" w:cstheme="minorBidi"/>
          <w:color w:val="000000" w:themeColor="text1"/>
          <w:sz w:val="22"/>
          <w:szCs w:val="22"/>
        </w:rPr>
        <w:t>ir</w:t>
      </w:r>
      <w:r w:rsidR="622FC88D" w:rsidRPr="590323FB">
        <w:rPr>
          <w:rFonts w:asciiTheme="minorHAnsi" w:hAnsiTheme="minorHAnsi" w:cstheme="minorBidi"/>
          <w:color w:val="000000" w:themeColor="text1"/>
          <w:sz w:val="22"/>
          <w:szCs w:val="22"/>
        </w:rPr>
        <w:t xml:space="preserve"> respective Scope of Work, in compliance</w:t>
      </w:r>
      <w:r w:rsidRPr="590323FB">
        <w:rPr>
          <w:rFonts w:asciiTheme="minorHAnsi" w:hAnsiTheme="minorHAnsi" w:cstheme="minorBidi"/>
          <w:color w:val="000000" w:themeColor="text1"/>
          <w:sz w:val="22"/>
          <w:szCs w:val="22"/>
          <w:rPrChange w:id="76" w:author="Bobby Fetting" w:date="2026-02-20T08:38:00Z">
            <w:rPr>
              <w:rFonts w:asciiTheme="minorHAnsi" w:hAnsiTheme="minorHAnsi" w:cstheme="minorBidi"/>
              <w:i/>
              <w:iCs/>
              <w:sz w:val="22"/>
              <w:szCs w:val="22"/>
            </w:rPr>
          </w:rPrChange>
        </w:rPr>
        <w:t xml:space="preserve"> with </w:t>
      </w:r>
      <w:r w:rsidR="017A3B7E" w:rsidRPr="590323FB">
        <w:rPr>
          <w:rFonts w:asciiTheme="minorHAnsi" w:hAnsiTheme="minorHAnsi" w:cstheme="minorBidi"/>
          <w:color w:val="000000" w:themeColor="text1"/>
          <w:sz w:val="22"/>
          <w:szCs w:val="22"/>
        </w:rPr>
        <w:t xml:space="preserve">the </w:t>
      </w:r>
      <w:r w:rsidR="000676AB">
        <w:rPr>
          <w:rFonts w:asciiTheme="minorHAnsi" w:hAnsiTheme="minorHAnsi" w:cstheme="minorBidi"/>
          <w:color w:val="000000" w:themeColor="text1"/>
          <w:sz w:val="22"/>
          <w:szCs w:val="22"/>
        </w:rPr>
        <w:t>C</w:t>
      </w:r>
      <w:r w:rsidRPr="590323FB">
        <w:rPr>
          <w:rFonts w:asciiTheme="minorHAnsi" w:hAnsiTheme="minorHAnsi" w:cstheme="minorBidi"/>
          <w:color w:val="000000" w:themeColor="text1"/>
          <w:sz w:val="22"/>
          <w:szCs w:val="22"/>
          <w:rPrChange w:id="77" w:author="Bobby Fetting" w:date="2026-02-20T08:38:00Z">
            <w:rPr>
              <w:rFonts w:asciiTheme="minorHAnsi" w:hAnsiTheme="minorHAnsi" w:cstheme="minorBidi"/>
              <w:i/>
              <w:iCs/>
              <w:sz w:val="22"/>
              <w:szCs w:val="22"/>
            </w:rPr>
          </w:rPrChange>
        </w:rPr>
        <w:t xml:space="preserve">ontract </w:t>
      </w:r>
      <w:r w:rsidR="000676AB">
        <w:rPr>
          <w:rFonts w:asciiTheme="minorHAnsi" w:hAnsiTheme="minorHAnsi" w:cstheme="minorBidi"/>
          <w:color w:val="000000" w:themeColor="text1"/>
          <w:sz w:val="22"/>
          <w:szCs w:val="22"/>
        </w:rPr>
        <w:t>D</w:t>
      </w:r>
      <w:r w:rsidRPr="590323FB">
        <w:rPr>
          <w:rFonts w:asciiTheme="minorHAnsi" w:hAnsiTheme="minorHAnsi" w:cstheme="minorBidi"/>
          <w:color w:val="000000" w:themeColor="text1"/>
          <w:sz w:val="22"/>
          <w:szCs w:val="22"/>
          <w:rPrChange w:id="78" w:author="Bobby Fetting" w:date="2026-02-20T08:38:00Z">
            <w:rPr>
              <w:rFonts w:asciiTheme="minorHAnsi" w:hAnsiTheme="minorHAnsi" w:cstheme="minorBidi"/>
              <w:i/>
              <w:iCs/>
              <w:sz w:val="22"/>
              <w:szCs w:val="22"/>
            </w:rPr>
          </w:rPrChange>
        </w:rPr>
        <w:t>ocuments.</w:t>
      </w:r>
    </w:p>
    <w:p w14:paraId="2BA226A1" w14:textId="77777777" w:rsidR="00582B17" w:rsidRPr="00575743" w:rsidRDefault="00582B17">
      <w:pPr>
        <w:pStyle w:val="1AutoList5"/>
        <w:tabs>
          <w:tab w:val="left" w:pos="1440"/>
        </w:tabs>
        <w:ind w:left="0" w:firstLine="0"/>
        <w:rPr>
          <w:rFonts w:asciiTheme="minorHAnsi" w:hAnsiTheme="minorHAnsi" w:cstheme="minorHAnsi"/>
          <w:sz w:val="22"/>
          <w:szCs w:val="22"/>
        </w:rPr>
      </w:pPr>
    </w:p>
    <w:p w14:paraId="67CEE527" w14:textId="63A4A824" w:rsidR="00582B17" w:rsidRPr="00575743" w:rsidRDefault="590323FB" w:rsidP="590323FB">
      <w:pPr>
        <w:pStyle w:val="1AutoList5"/>
        <w:numPr>
          <w:ilvl w:val="0"/>
          <w:numId w:val="25"/>
        </w:numPr>
        <w:tabs>
          <w:tab w:val="left" w:pos="1440"/>
        </w:tabs>
        <w:rPr>
          <w:rFonts w:asciiTheme="minorHAnsi" w:hAnsiTheme="minorHAnsi" w:cstheme="minorBidi"/>
          <w:sz w:val="22"/>
          <w:szCs w:val="22"/>
        </w:rPr>
      </w:pPr>
      <w:r w:rsidRPr="590323FB">
        <w:rPr>
          <w:rFonts w:asciiTheme="minorHAnsi" w:hAnsiTheme="minorHAnsi" w:cstheme="minorBidi"/>
          <w:color w:val="000000" w:themeColor="text1"/>
          <w:sz w:val="22"/>
          <w:szCs w:val="22"/>
          <w:rPrChange w:id="79" w:author="Bobby Fetting" w:date="2026-02-20T08:39:00Z">
            <w:rPr>
              <w:rFonts w:asciiTheme="minorHAnsi" w:hAnsiTheme="minorHAnsi" w:cstheme="minorBidi"/>
              <w:sz w:val="22"/>
              <w:szCs w:val="22"/>
            </w:rPr>
          </w:rPrChange>
        </w:rPr>
        <w:t xml:space="preserve">The </w:t>
      </w:r>
      <w:r w:rsidRPr="590323FB">
        <w:rPr>
          <w:rFonts w:asciiTheme="minorHAnsi" w:hAnsiTheme="minorHAnsi" w:cstheme="minorBidi"/>
          <w:i/>
          <w:iCs/>
          <w:color w:val="000000" w:themeColor="text1"/>
          <w:sz w:val="22"/>
          <w:szCs w:val="22"/>
          <w:rPrChange w:id="80" w:author="Bobby Fetting" w:date="2026-02-20T08:39:00Z">
            <w:rPr>
              <w:rFonts w:asciiTheme="minorHAnsi" w:hAnsiTheme="minorHAnsi" w:cstheme="minorBidi"/>
              <w:sz w:val="22"/>
              <w:szCs w:val="22"/>
            </w:rPr>
          </w:rPrChange>
        </w:rPr>
        <w:t>Project Manager</w:t>
      </w:r>
      <w:r w:rsidRPr="590323FB">
        <w:rPr>
          <w:rFonts w:asciiTheme="minorHAnsi" w:hAnsiTheme="minorHAnsi" w:cstheme="minorBidi"/>
          <w:color w:val="000000" w:themeColor="text1"/>
          <w:sz w:val="22"/>
          <w:szCs w:val="22"/>
          <w:rPrChange w:id="81" w:author="Bobby Fetting" w:date="2026-02-20T08:39:00Z">
            <w:rPr>
              <w:rFonts w:asciiTheme="minorHAnsi" w:hAnsiTheme="minorHAnsi" w:cstheme="minorBidi"/>
              <w:sz w:val="22"/>
              <w:szCs w:val="22"/>
            </w:rPr>
          </w:rPrChange>
        </w:rPr>
        <w:t xml:space="preserve"> and </w:t>
      </w:r>
      <w:r w:rsidRPr="590323FB">
        <w:rPr>
          <w:rFonts w:asciiTheme="minorHAnsi" w:hAnsiTheme="minorHAnsi" w:cstheme="minorBidi"/>
          <w:i/>
          <w:iCs/>
          <w:color w:val="000000" w:themeColor="text1"/>
          <w:sz w:val="22"/>
          <w:szCs w:val="22"/>
          <w:rPrChange w:id="82" w:author="Bobby Fetting" w:date="2026-02-20T08:39:00Z">
            <w:rPr>
              <w:rFonts w:asciiTheme="minorHAnsi" w:hAnsiTheme="minorHAnsi" w:cstheme="minorBidi"/>
              <w:sz w:val="22"/>
              <w:szCs w:val="22"/>
            </w:rPr>
          </w:rPrChange>
        </w:rPr>
        <w:t>Project Superintendent</w:t>
      </w:r>
      <w:r w:rsidRPr="590323FB">
        <w:rPr>
          <w:rFonts w:asciiTheme="minorHAnsi" w:hAnsiTheme="minorHAnsi" w:cstheme="minorBidi"/>
          <w:color w:val="000000" w:themeColor="text1"/>
          <w:sz w:val="22"/>
          <w:szCs w:val="22"/>
          <w:rPrChange w:id="83" w:author="Bobby Fetting" w:date="2026-02-20T08:39:00Z">
            <w:rPr>
              <w:rFonts w:asciiTheme="minorHAnsi" w:hAnsiTheme="minorHAnsi" w:cstheme="minorBidi"/>
              <w:sz w:val="22"/>
              <w:szCs w:val="22"/>
            </w:rPr>
          </w:rPrChange>
        </w:rPr>
        <w:t xml:space="preserve"> </w:t>
      </w:r>
      <w:r w:rsidR="61FECE8D" w:rsidRPr="590323FB">
        <w:rPr>
          <w:rFonts w:asciiTheme="minorHAnsi" w:hAnsiTheme="minorHAnsi" w:cstheme="minorBidi"/>
          <w:color w:val="000000" w:themeColor="text1"/>
          <w:sz w:val="22"/>
          <w:szCs w:val="22"/>
        </w:rPr>
        <w:t>shall coordinate</w:t>
      </w:r>
      <w:r w:rsidRPr="590323FB">
        <w:rPr>
          <w:rFonts w:asciiTheme="minorHAnsi" w:hAnsiTheme="minorHAnsi" w:cstheme="minorBidi"/>
          <w:color w:val="000000" w:themeColor="text1"/>
          <w:sz w:val="22"/>
          <w:szCs w:val="22"/>
          <w:rPrChange w:id="84" w:author="Bobby Fetting" w:date="2026-02-20T08:39:00Z">
            <w:rPr>
              <w:rFonts w:asciiTheme="minorHAnsi" w:hAnsiTheme="minorHAnsi" w:cstheme="minorBidi"/>
              <w:sz w:val="22"/>
              <w:szCs w:val="22"/>
            </w:rPr>
          </w:rPrChange>
        </w:rPr>
        <w:t xml:space="preserve"> field mock-ups and samples for approval by the Architect</w:t>
      </w:r>
      <w:r w:rsidR="00550AEF">
        <w:rPr>
          <w:rFonts w:asciiTheme="minorHAnsi" w:hAnsiTheme="minorHAnsi" w:cstheme="minorBidi"/>
          <w:color w:val="000000" w:themeColor="text1"/>
          <w:sz w:val="22"/>
          <w:szCs w:val="22"/>
        </w:rPr>
        <w:t xml:space="preserve">, </w:t>
      </w:r>
      <w:r w:rsidRPr="590323FB">
        <w:rPr>
          <w:rFonts w:asciiTheme="minorHAnsi" w:hAnsiTheme="minorHAnsi" w:cstheme="minorBidi"/>
          <w:color w:val="000000" w:themeColor="text1"/>
          <w:sz w:val="22"/>
          <w:szCs w:val="22"/>
          <w:rPrChange w:id="85" w:author="Bobby Fetting" w:date="2026-02-20T08:39:00Z">
            <w:rPr>
              <w:rFonts w:asciiTheme="minorHAnsi" w:hAnsiTheme="minorHAnsi" w:cstheme="minorBidi"/>
              <w:sz w:val="22"/>
              <w:szCs w:val="22"/>
            </w:rPr>
          </w:rPrChange>
        </w:rPr>
        <w:t>Owner</w:t>
      </w:r>
      <w:r w:rsidR="6A51F3CA" w:rsidRPr="590323FB">
        <w:rPr>
          <w:rFonts w:asciiTheme="minorHAnsi" w:hAnsiTheme="minorHAnsi" w:cstheme="minorBidi"/>
          <w:color w:val="000000" w:themeColor="text1"/>
          <w:sz w:val="22"/>
          <w:szCs w:val="22"/>
        </w:rPr>
        <w:t xml:space="preserve">, </w:t>
      </w:r>
      <w:r w:rsidR="00550AEF">
        <w:rPr>
          <w:rFonts w:asciiTheme="minorHAnsi" w:hAnsiTheme="minorHAnsi" w:cstheme="minorBidi"/>
          <w:color w:val="000000" w:themeColor="text1"/>
          <w:sz w:val="22"/>
          <w:szCs w:val="22"/>
        </w:rPr>
        <w:t>and/</w:t>
      </w:r>
      <w:r w:rsidR="6A51F3CA" w:rsidRPr="590323FB">
        <w:rPr>
          <w:rFonts w:asciiTheme="minorHAnsi" w:hAnsiTheme="minorHAnsi" w:cstheme="minorBidi"/>
          <w:color w:val="000000" w:themeColor="text1"/>
          <w:sz w:val="22"/>
          <w:szCs w:val="22"/>
        </w:rPr>
        <w:t>or Hedrick Brothers Quality Control Manager</w:t>
      </w:r>
      <w:r w:rsidRPr="590323FB">
        <w:rPr>
          <w:rFonts w:asciiTheme="minorHAnsi" w:hAnsiTheme="minorHAnsi" w:cstheme="minorBidi"/>
          <w:color w:val="000000" w:themeColor="text1"/>
          <w:sz w:val="22"/>
          <w:szCs w:val="22"/>
          <w:rPrChange w:id="86" w:author="Bobby Fetting" w:date="2026-02-20T08:39:00Z">
            <w:rPr>
              <w:rFonts w:asciiTheme="minorHAnsi" w:hAnsiTheme="minorHAnsi" w:cstheme="minorBidi"/>
              <w:sz w:val="22"/>
              <w:szCs w:val="22"/>
            </w:rPr>
          </w:rPrChange>
        </w:rPr>
        <w:t>.</w:t>
      </w:r>
    </w:p>
    <w:p w14:paraId="17AD93B2" w14:textId="77777777" w:rsidR="00582B17" w:rsidRPr="0029628B" w:rsidRDefault="00582B17">
      <w:pPr>
        <w:pStyle w:val="1AutoList5"/>
        <w:tabs>
          <w:tab w:val="left" w:pos="1440"/>
        </w:tabs>
        <w:ind w:left="0" w:firstLine="0"/>
        <w:rPr>
          <w:rFonts w:asciiTheme="minorHAnsi" w:hAnsiTheme="minorHAnsi" w:cstheme="minorHAnsi"/>
          <w:sz w:val="22"/>
          <w:szCs w:val="22"/>
        </w:rPr>
      </w:pPr>
    </w:p>
    <w:p w14:paraId="75F89DFE" w14:textId="5B883980" w:rsidR="00BC3B13" w:rsidRDefault="590323FB" w:rsidP="590323FB">
      <w:pPr>
        <w:pStyle w:val="1AutoList5"/>
        <w:numPr>
          <w:ilvl w:val="0"/>
          <w:numId w:val="25"/>
        </w:numPr>
        <w:tabs>
          <w:tab w:val="left" w:pos="1440"/>
        </w:tabs>
        <w:rPr>
          <w:rFonts w:asciiTheme="minorHAnsi" w:hAnsiTheme="minorHAnsi" w:cstheme="minorBidi"/>
          <w:sz w:val="22"/>
          <w:szCs w:val="22"/>
        </w:rPr>
      </w:pPr>
      <w:commentRangeStart w:id="87"/>
      <w:r w:rsidRPr="5E0CD521">
        <w:rPr>
          <w:rFonts w:asciiTheme="minorHAnsi" w:hAnsiTheme="minorHAnsi" w:cstheme="minorBidi"/>
          <w:color w:val="000000" w:themeColor="text1"/>
          <w:sz w:val="22"/>
          <w:szCs w:val="22"/>
          <w:rPrChange w:id="88" w:author="Bobby Fetting" w:date="2026-02-20T08:43:00Z">
            <w:rPr>
              <w:rFonts w:asciiTheme="minorHAnsi" w:hAnsiTheme="minorHAnsi" w:cstheme="minorBidi"/>
              <w:sz w:val="22"/>
              <w:szCs w:val="22"/>
            </w:rPr>
          </w:rPrChange>
        </w:rPr>
        <w:t xml:space="preserve">The </w:t>
      </w:r>
      <w:r w:rsidRPr="5E0CD521">
        <w:rPr>
          <w:rFonts w:asciiTheme="minorHAnsi" w:hAnsiTheme="minorHAnsi" w:cstheme="minorBidi"/>
          <w:i/>
          <w:iCs/>
          <w:color w:val="000000" w:themeColor="text1"/>
          <w:sz w:val="22"/>
          <w:szCs w:val="22"/>
          <w:rPrChange w:id="89" w:author="Bobby Fetting" w:date="2026-02-20T08:43:00Z">
            <w:rPr>
              <w:rFonts w:asciiTheme="minorHAnsi" w:hAnsiTheme="minorHAnsi" w:cstheme="minorBidi"/>
              <w:sz w:val="22"/>
              <w:szCs w:val="22"/>
            </w:rPr>
          </w:rPrChange>
        </w:rPr>
        <w:t>Project Superintendent</w:t>
      </w:r>
      <w:r w:rsidRPr="5E0CD521">
        <w:rPr>
          <w:rFonts w:asciiTheme="minorHAnsi" w:hAnsiTheme="minorHAnsi" w:cstheme="minorBidi"/>
          <w:color w:val="000000" w:themeColor="text1"/>
          <w:sz w:val="22"/>
          <w:szCs w:val="22"/>
          <w:rPrChange w:id="90" w:author="Bobby Fetting" w:date="2026-02-20T08:43:00Z">
            <w:rPr>
              <w:rFonts w:asciiTheme="minorHAnsi" w:hAnsiTheme="minorHAnsi" w:cstheme="minorBidi"/>
              <w:sz w:val="22"/>
              <w:szCs w:val="22"/>
            </w:rPr>
          </w:rPrChange>
        </w:rPr>
        <w:t xml:space="preserve"> will </w:t>
      </w:r>
      <w:r w:rsidR="00652AC9">
        <w:rPr>
          <w:rFonts w:asciiTheme="minorHAnsi" w:hAnsiTheme="minorHAnsi" w:cstheme="minorBidi"/>
          <w:color w:val="000000" w:themeColor="text1"/>
          <w:sz w:val="22"/>
          <w:szCs w:val="22"/>
        </w:rPr>
        <w:t>maintain a</w:t>
      </w:r>
      <w:r w:rsidRPr="5E0CD521">
        <w:rPr>
          <w:rFonts w:asciiTheme="minorHAnsi" w:hAnsiTheme="minorHAnsi" w:cstheme="minorBidi"/>
          <w:color w:val="000000" w:themeColor="text1"/>
          <w:sz w:val="22"/>
          <w:szCs w:val="22"/>
          <w:rPrChange w:id="91" w:author="Bobby Fetting" w:date="2026-02-20T08:43:00Z">
            <w:rPr>
              <w:rFonts w:asciiTheme="minorHAnsi" w:hAnsiTheme="minorHAnsi" w:cstheme="minorBidi"/>
              <w:sz w:val="22"/>
              <w:szCs w:val="22"/>
            </w:rPr>
          </w:rPrChange>
        </w:rPr>
        <w:t xml:space="preserve"> rolling punch list of all outstanding quality and detail issues using the Procore Observations tool. This ongoing punch list will be distributed to each affected subcontractor</w:t>
      </w:r>
      <w:r w:rsidR="2BC2A357" w:rsidRPr="5E0CD521">
        <w:rPr>
          <w:rFonts w:asciiTheme="minorHAnsi" w:hAnsiTheme="minorHAnsi" w:cstheme="minorBidi"/>
          <w:color w:val="000000" w:themeColor="text1"/>
          <w:sz w:val="22"/>
          <w:szCs w:val="22"/>
        </w:rPr>
        <w:t xml:space="preserve"> in the method(s) </w:t>
      </w:r>
      <w:r w:rsidR="006E7275" w:rsidRPr="5E0CD521">
        <w:rPr>
          <w:rFonts w:asciiTheme="minorHAnsi" w:hAnsiTheme="minorHAnsi" w:cstheme="minorBidi"/>
          <w:color w:val="000000" w:themeColor="text1"/>
          <w:sz w:val="22"/>
          <w:szCs w:val="22"/>
        </w:rPr>
        <w:t>deemed</w:t>
      </w:r>
      <w:r w:rsidR="2BC2A357" w:rsidRPr="5E0CD521">
        <w:rPr>
          <w:rFonts w:asciiTheme="minorHAnsi" w:hAnsiTheme="minorHAnsi" w:cstheme="minorBidi"/>
          <w:color w:val="000000" w:themeColor="text1"/>
          <w:sz w:val="22"/>
          <w:szCs w:val="22"/>
        </w:rPr>
        <w:t xml:space="preserve"> most effective by the Project Team</w:t>
      </w:r>
      <w:r w:rsidR="00F73DAA">
        <w:rPr>
          <w:rFonts w:asciiTheme="minorHAnsi" w:hAnsiTheme="minorHAnsi" w:cstheme="minorBidi"/>
          <w:color w:val="000000" w:themeColor="text1"/>
          <w:sz w:val="22"/>
          <w:szCs w:val="22"/>
        </w:rPr>
        <w:t xml:space="preserve"> (e.g. directly from Procore, email, etc.)</w:t>
      </w:r>
      <w:r w:rsidRPr="5E0CD521">
        <w:rPr>
          <w:rFonts w:asciiTheme="minorHAnsi" w:hAnsiTheme="minorHAnsi" w:cstheme="minorBidi"/>
          <w:color w:val="000000" w:themeColor="text1"/>
          <w:sz w:val="22"/>
          <w:szCs w:val="22"/>
          <w:rPrChange w:id="92" w:author="Bobby Fetting" w:date="2026-02-20T08:43:00Z">
            <w:rPr>
              <w:rFonts w:asciiTheme="minorHAnsi" w:hAnsiTheme="minorHAnsi" w:cstheme="minorBidi"/>
              <w:sz w:val="22"/>
              <w:szCs w:val="22"/>
            </w:rPr>
          </w:rPrChange>
        </w:rPr>
        <w:t>. Subcontractors are expected to resolve listed items within one week of the posting date. H</w:t>
      </w:r>
      <w:r w:rsidR="7E6C35BB" w:rsidRPr="5E0CD521">
        <w:rPr>
          <w:rFonts w:asciiTheme="minorHAnsi" w:hAnsiTheme="minorHAnsi" w:cstheme="minorBidi"/>
          <w:color w:val="000000" w:themeColor="text1"/>
          <w:sz w:val="22"/>
          <w:szCs w:val="22"/>
        </w:rPr>
        <w:t>edrick Brothers</w:t>
      </w:r>
      <w:r w:rsidRPr="5E0CD521">
        <w:rPr>
          <w:rFonts w:asciiTheme="minorHAnsi" w:hAnsiTheme="minorHAnsi" w:cstheme="minorBidi"/>
          <w:color w:val="000000" w:themeColor="text1"/>
          <w:sz w:val="22"/>
          <w:szCs w:val="22"/>
          <w:rPrChange w:id="93" w:author="Bobby Fetting" w:date="2026-02-20T08:43:00Z">
            <w:rPr>
              <w:rFonts w:asciiTheme="minorHAnsi" w:hAnsiTheme="minorHAnsi" w:cstheme="minorBidi"/>
              <w:sz w:val="22"/>
              <w:szCs w:val="22"/>
            </w:rPr>
          </w:rPrChange>
        </w:rPr>
        <w:t xml:space="preserve"> aims to have zero punch-list items remaining at </w:t>
      </w:r>
      <w:r w:rsidR="00C400D3">
        <w:rPr>
          <w:rFonts w:asciiTheme="minorHAnsi" w:hAnsiTheme="minorHAnsi" w:cstheme="minorBidi"/>
          <w:color w:val="000000" w:themeColor="text1"/>
          <w:sz w:val="22"/>
          <w:szCs w:val="22"/>
        </w:rPr>
        <w:t>S</w:t>
      </w:r>
      <w:r w:rsidRPr="5E0CD521">
        <w:rPr>
          <w:rFonts w:asciiTheme="minorHAnsi" w:hAnsiTheme="minorHAnsi" w:cstheme="minorBidi"/>
          <w:color w:val="000000" w:themeColor="text1"/>
          <w:sz w:val="22"/>
          <w:szCs w:val="22"/>
          <w:rPrChange w:id="94" w:author="Bobby Fetting" w:date="2026-02-20T08:43:00Z">
            <w:rPr>
              <w:rFonts w:asciiTheme="minorHAnsi" w:hAnsiTheme="minorHAnsi" w:cstheme="minorBidi"/>
              <w:sz w:val="22"/>
              <w:szCs w:val="22"/>
            </w:rPr>
          </w:rPrChange>
        </w:rPr>
        <w:t xml:space="preserve">ubstantial </w:t>
      </w:r>
      <w:r w:rsidR="00C400D3">
        <w:rPr>
          <w:rFonts w:asciiTheme="minorHAnsi" w:hAnsiTheme="minorHAnsi" w:cstheme="minorBidi"/>
          <w:color w:val="000000" w:themeColor="text1"/>
          <w:sz w:val="22"/>
          <w:szCs w:val="22"/>
        </w:rPr>
        <w:t>C</w:t>
      </w:r>
      <w:r w:rsidRPr="5E0CD521">
        <w:rPr>
          <w:rFonts w:asciiTheme="minorHAnsi" w:hAnsiTheme="minorHAnsi" w:cstheme="minorBidi"/>
          <w:color w:val="000000" w:themeColor="text1"/>
          <w:sz w:val="22"/>
          <w:szCs w:val="22"/>
          <w:rPrChange w:id="95" w:author="Bobby Fetting" w:date="2026-02-20T08:43:00Z">
            <w:rPr>
              <w:rFonts w:asciiTheme="minorHAnsi" w:hAnsiTheme="minorHAnsi" w:cstheme="minorBidi"/>
              <w:sz w:val="22"/>
              <w:szCs w:val="22"/>
            </w:rPr>
          </w:rPrChange>
        </w:rPr>
        <w:t>ompletion for every project.</w:t>
      </w:r>
      <w:r w:rsidR="00BE157D">
        <w:rPr>
          <w:rFonts w:asciiTheme="minorHAnsi" w:hAnsiTheme="minorHAnsi" w:cstheme="minorBidi"/>
          <w:color w:val="000000" w:themeColor="text1"/>
          <w:sz w:val="22"/>
          <w:szCs w:val="22"/>
        </w:rPr>
        <w:t xml:space="preserve"> </w:t>
      </w:r>
      <w:r w:rsidR="00CA0375">
        <w:rPr>
          <w:rFonts w:asciiTheme="minorHAnsi" w:hAnsiTheme="minorHAnsi" w:cstheme="minorBidi"/>
          <w:color w:val="000000" w:themeColor="text1"/>
          <w:sz w:val="22"/>
          <w:szCs w:val="22"/>
        </w:rPr>
        <w:t xml:space="preserve">The Project Manager and Lead Superintendent shall </w:t>
      </w:r>
      <w:r w:rsidR="004D01E3">
        <w:rPr>
          <w:rFonts w:asciiTheme="minorHAnsi" w:hAnsiTheme="minorHAnsi" w:cstheme="minorBidi"/>
          <w:color w:val="000000" w:themeColor="text1"/>
          <w:sz w:val="22"/>
          <w:szCs w:val="22"/>
        </w:rPr>
        <w:t>complete t</w:t>
      </w:r>
      <w:r w:rsidR="00333A40">
        <w:rPr>
          <w:rFonts w:asciiTheme="minorHAnsi" w:hAnsiTheme="minorHAnsi" w:cstheme="minorBidi"/>
          <w:color w:val="000000" w:themeColor="text1"/>
          <w:sz w:val="22"/>
          <w:szCs w:val="22"/>
        </w:rPr>
        <w:t xml:space="preserve">he </w:t>
      </w:r>
      <w:r w:rsidR="00094F1D" w:rsidRPr="007470CA">
        <w:rPr>
          <w:rFonts w:asciiTheme="minorHAnsi" w:hAnsiTheme="minorHAnsi" w:cstheme="minorBidi"/>
          <w:color w:val="000000" w:themeColor="text1"/>
          <w:sz w:val="22"/>
          <w:szCs w:val="22"/>
        </w:rPr>
        <w:t>Project Closeout Guide</w:t>
      </w:r>
      <w:r w:rsidR="00E905F7" w:rsidRPr="007470CA">
        <w:rPr>
          <w:rFonts w:asciiTheme="minorHAnsi" w:hAnsiTheme="minorHAnsi" w:cstheme="minorBidi"/>
          <w:color w:val="000000" w:themeColor="text1"/>
          <w:sz w:val="22"/>
          <w:szCs w:val="22"/>
        </w:rPr>
        <w:t>, Pre-Certificate of Occupancy and Closeout Checklist</w:t>
      </w:r>
      <w:r w:rsidR="00F82C3D" w:rsidRPr="007470CA">
        <w:rPr>
          <w:rFonts w:asciiTheme="minorHAnsi" w:hAnsiTheme="minorHAnsi" w:cstheme="minorBidi"/>
          <w:color w:val="000000" w:themeColor="text1"/>
          <w:sz w:val="22"/>
          <w:szCs w:val="22"/>
        </w:rPr>
        <w:t>,</w:t>
      </w:r>
      <w:r w:rsidR="00094F1D" w:rsidRPr="007470CA">
        <w:rPr>
          <w:rFonts w:asciiTheme="minorHAnsi" w:hAnsiTheme="minorHAnsi" w:cstheme="minorBidi"/>
          <w:color w:val="000000" w:themeColor="text1"/>
          <w:sz w:val="22"/>
          <w:szCs w:val="22"/>
        </w:rPr>
        <w:t xml:space="preserve"> and the Completion and Acceptance Manual</w:t>
      </w:r>
      <w:r w:rsidR="004D01E3" w:rsidRPr="007470CA">
        <w:rPr>
          <w:rFonts w:asciiTheme="minorHAnsi" w:hAnsiTheme="minorHAnsi" w:cstheme="minorBidi"/>
          <w:color w:val="000000" w:themeColor="text1"/>
          <w:sz w:val="22"/>
          <w:szCs w:val="22"/>
        </w:rPr>
        <w:t>.</w:t>
      </w:r>
      <w:r w:rsidR="004D01E3">
        <w:rPr>
          <w:rFonts w:asciiTheme="minorHAnsi" w:hAnsiTheme="minorHAnsi" w:cstheme="minorBidi"/>
          <w:color w:val="000000" w:themeColor="text1"/>
          <w:sz w:val="22"/>
          <w:szCs w:val="22"/>
        </w:rPr>
        <w:t xml:space="preserve">  These are to be reviewed with, and acknowledged by, the Project Team.</w:t>
      </w:r>
    </w:p>
    <w:p w14:paraId="0DE4B5B7" w14:textId="77777777" w:rsidR="00BC3B13" w:rsidRDefault="00BC3B13" w:rsidP="00BC3B13">
      <w:pPr>
        <w:pStyle w:val="ListParagraph"/>
        <w:rPr>
          <w:rFonts w:asciiTheme="minorHAnsi" w:hAnsiTheme="minorHAnsi" w:cstheme="minorHAnsi"/>
          <w:sz w:val="22"/>
          <w:szCs w:val="22"/>
        </w:rPr>
      </w:pPr>
    </w:p>
    <w:p w14:paraId="406FE864" w14:textId="44443023" w:rsidR="00582B17" w:rsidRPr="002336C7" w:rsidRDefault="5E0CD521" w:rsidP="590323FB">
      <w:pPr>
        <w:pStyle w:val="1AutoList5"/>
        <w:numPr>
          <w:ilvl w:val="0"/>
          <w:numId w:val="25"/>
        </w:numPr>
        <w:tabs>
          <w:tab w:val="left" w:pos="1440"/>
        </w:tabs>
        <w:rPr>
          <w:rFonts w:asciiTheme="minorHAnsi" w:hAnsiTheme="minorHAnsi" w:cstheme="minorBidi"/>
          <w:sz w:val="22"/>
          <w:szCs w:val="22"/>
        </w:rPr>
      </w:pPr>
      <w:r w:rsidRPr="5E0CD521">
        <w:rPr>
          <w:rFonts w:asciiTheme="minorHAnsi" w:hAnsiTheme="minorHAnsi" w:cstheme="minorBidi"/>
          <w:color w:val="000000" w:themeColor="text1"/>
          <w:sz w:val="22"/>
          <w:szCs w:val="22"/>
          <w:rPrChange w:id="96" w:author="Bobby Fetting" w:date="2026-02-20T08:49:00Z">
            <w:rPr>
              <w:rFonts w:asciiTheme="minorHAnsi" w:hAnsiTheme="minorHAnsi" w:cstheme="minorBidi"/>
              <w:sz w:val="22"/>
              <w:szCs w:val="22"/>
            </w:rPr>
          </w:rPrChange>
        </w:rPr>
        <w:t xml:space="preserve">The </w:t>
      </w:r>
      <w:r w:rsidRPr="5E0CD521">
        <w:rPr>
          <w:rFonts w:asciiTheme="minorHAnsi" w:hAnsiTheme="minorHAnsi" w:cstheme="minorBidi"/>
          <w:i/>
          <w:iCs/>
          <w:color w:val="000000" w:themeColor="text1"/>
          <w:sz w:val="22"/>
          <w:szCs w:val="22"/>
          <w:rPrChange w:id="97" w:author="Bobby Fetting" w:date="2026-02-20T08:49:00Z">
            <w:rPr>
              <w:rFonts w:asciiTheme="minorHAnsi" w:hAnsiTheme="minorHAnsi" w:cstheme="minorBidi"/>
              <w:sz w:val="22"/>
              <w:szCs w:val="22"/>
            </w:rPr>
          </w:rPrChange>
        </w:rPr>
        <w:t>Project Manager</w:t>
      </w:r>
      <w:r w:rsidRPr="5E0CD521">
        <w:rPr>
          <w:rFonts w:asciiTheme="minorHAnsi" w:hAnsiTheme="minorHAnsi" w:cstheme="minorBidi"/>
          <w:color w:val="000000" w:themeColor="text1"/>
          <w:sz w:val="22"/>
          <w:szCs w:val="22"/>
          <w:rPrChange w:id="98" w:author="Bobby Fetting" w:date="2026-02-20T08:49:00Z">
            <w:rPr>
              <w:rFonts w:asciiTheme="minorHAnsi" w:hAnsiTheme="minorHAnsi" w:cstheme="minorBidi"/>
              <w:sz w:val="22"/>
              <w:szCs w:val="22"/>
            </w:rPr>
          </w:rPrChange>
        </w:rPr>
        <w:t xml:space="preserve"> will collaborate with the Superintendent to review and initiate a Hedrick Brothers </w:t>
      </w:r>
      <w:r w:rsidR="002E48EC">
        <w:rPr>
          <w:rFonts w:asciiTheme="minorHAnsi" w:hAnsiTheme="minorHAnsi" w:cstheme="minorBidi"/>
          <w:color w:val="000000" w:themeColor="text1"/>
          <w:sz w:val="22"/>
          <w:szCs w:val="22"/>
        </w:rPr>
        <w:t xml:space="preserve">completion </w:t>
      </w:r>
      <w:r w:rsidRPr="5E0CD521">
        <w:rPr>
          <w:rFonts w:asciiTheme="minorHAnsi" w:hAnsiTheme="minorHAnsi" w:cstheme="minorBidi"/>
          <w:color w:val="000000" w:themeColor="text1"/>
          <w:sz w:val="22"/>
          <w:szCs w:val="22"/>
          <w:rPrChange w:id="99" w:author="Bobby Fetting" w:date="2026-02-20T08:49:00Z">
            <w:rPr>
              <w:rFonts w:asciiTheme="minorHAnsi" w:hAnsiTheme="minorHAnsi" w:cstheme="minorBidi"/>
              <w:sz w:val="22"/>
              <w:szCs w:val="22"/>
            </w:rPr>
          </w:rPrChange>
        </w:rPr>
        <w:t>list</w:t>
      </w:r>
      <w:r w:rsidR="002E48EC">
        <w:rPr>
          <w:rFonts w:asciiTheme="minorHAnsi" w:hAnsiTheme="minorHAnsi" w:cstheme="minorBidi"/>
          <w:color w:val="000000" w:themeColor="text1"/>
          <w:sz w:val="22"/>
          <w:szCs w:val="22"/>
        </w:rPr>
        <w:t xml:space="preserve"> (pre-punch) in accordance with the project schedule</w:t>
      </w:r>
      <w:r w:rsidRPr="5E0CD521">
        <w:rPr>
          <w:rFonts w:asciiTheme="minorHAnsi" w:hAnsiTheme="minorHAnsi" w:cstheme="minorBidi"/>
          <w:color w:val="000000" w:themeColor="text1"/>
          <w:sz w:val="22"/>
          <w:szCs w:val="22"/>
          <w:rPrChange w:id="100" w:author="Bobby Fetting" w:date="2026-02-20T08:49:00Z">
            <w:rPr>
              <w:rFonts w:asciiTheme="minorHAnsi" w:hAnsiTheme="minorHAnsi" w:cstheme="minorBidi"/>
              <w:sz w:val="22"/>
              <w:szCs w:val="22"/>
            </w:rPr>
          </w:rPrChange>
        </w:rPr>
        <w:t xml:space="preserve">. </w:t>
      </w:r>
      <w:r w:rsidR="002E48EC">
        <w:rPr>
          <w:rFonts w:asciiTheme="minorHAnsi" w:hAnsiTheme="minorHAnsi" w:cstheme="minorBidi"/>
          <w:color w:val="000000" w:themeColor="text1"/>
          <w:sz w:val="22"/>
          <w:szCs w:val="22"/>
        </w:rPr>
        <w:t>Completion</w:t>
      </w:r>
      <w:r w:rsidR="002E48EC" w:rsidRPr="5E0CD521">
        <w:rPr>
          <w:rFonts w:asciiTheme="minorHAnsi" w:hAnsiTheme="minorHAnsi" w:cstheme="minorBidi"/>
          <w:color w:val="000000" w:themeColor="text1"/>
          <w:sz w:val="22"/>
          <w:szCs w:val="22"/>
          <w:rPrChange w:id="101" w:author="Bobby Fetting" w:date="2026-02-20T08:49:00Z">
            <w:rPr>
              <w:rFonts w:asciiTheme="minorHAnsi" w:hAnsiTheme="minorHAnsi" w:cstheme="minorBidi"/>
              <w:sz w:val="22"/>
              <w:szCs w:val="22"/>
            </w:rPr>
          </w:rPrChange>
        </w:rPr>
        <w:t xml:space="preserve"> </w:t>
      </w:r>
      <w:r w:rsidRPr="5E0CD521">
        <w:rPr>
          <w:rFonts w:asciiTheme="minorHAnsi" w:hAnsiTheme="minorHAnsi" w:cstheme="minorBidi"/>
          <w:color w:val="000000" w:themeColor="text1"/>
          <w:sz w:val="22"/>
          <w:szCs w:val="22"/>
          <w:rPrChange w:id="102" w:author="Bobby Fetting" w:date="2026-02-20T08:49:00Z">
            <w:rPr>
              <w:rFonts w:asciiTheme="minorHAnsi" w:hAnsiTheme="minorHAnsi" w:cstheme="minorBidi"/>
              <w:sz w:val="22"/>
              <w:szCs w:val="22"/>
            </w:rPr>
          </w:rPrChange>
        </w:rPr>
        <w:t xml:space="preserve">lists will be distributed to </w:t>
      </w:r>
      <w:r w:rsidRPr="5E0CD521">
        <w:rPr>
          <w:rFonts w:asciiTheme="minorHAnsi" w:hAnsiTheme="minorHAnsi" w:cstheme="minorBidi"/>
          <w:color w:val="000000" w:themeColor="text1"/>
          <w:sz w:val="22"/>
          <w:szCs w:val="22"/>
          <w:rPrChange w:id="103" w:author="Bobby Fetting" w:date="2026-02-20T08:49:00Z">
            <w:rPr>
              <w:rFonts w:asciiTheme="minorHAnsi" w:hAnsiTheme="minorHAnsi" w:cstheme="minorBidi"/>
              <w:sz w:val="22"/>
              <w:szCs w:val="22"/>
            </w:rPr>
          </w:rPrChange>
        </w:rPr>
        <w:lastRenderedPageBreak/>
        <w:t xml:space="preserve">each affected subcontractor using the most effective communication </w:t>
      </w:r>
      <w:r w:rsidR="00292F3A" w:rsidRPr="00292F3A">
        <w:rPr>
          <w:rFonts w:asciiTheme="minorHAnsi" w:hAnsiTheme="minorHAnsi" w:cstheme="minorBidi"/>
          <w:color w:val="000000" w:themeColor="text1"/>
          <w:sz w:val="22"/>
          <w:szCs w:val="22"/>
        </w:rPr>
        <w:t>methods and</w:t>
      </w:r>
      <w:r w:rsidRPr="5E0CD521">
        <w:rPr>
          <w:rFonts w:asciiTheme="minorHAnsi" w:hAnsiTheme="minorHAnsi" w:cstheme="minorBidi"/>
          <w:color w:val="000000" w:themeColor="text1"/>
          <w:sz w:val="22"/>
          <w:szCs w:val="22"/>
          <w:rPrChange w:id="104" w:author="Bobby Fetting" w:date="2026-02-20T08:49:00Z">
            <w:rPr>
              <w:rFonts w:asciiTheme="minorHAnsi" w:hAnsiTheme="minorHAnsi" w:cstheme="minorBidi"/>
              <w:sz w:val="22"/>
              <w:szCs w:val="22"/>
            </w:rPr>
          </w:rPrChange>
        </w:rPr>
        <w:t xml:space="preserve"> displayed in each relevant area for sign-off upon the completion of each item. </w:t>
      </w:r>
      <w:r w:rsidR="007B3317">
        <w:rPr>
          <w:rFonts w:asciiTheme="minorHAnsi" w:hAnsiTheme="minorHAnsi" w:cstheme="minorBidi"/>
          <w:color w:val="000000" w:themeColor="text1"/>
          <w:sz w:val="22"/>
          <w:szCs w:val="22"/>
        </w:rPr>
        <w:t xml:space="preserve">Project teams </w:t>
      </w:r>
      <w:r w:rsidR="00292F3A">
        <w:rPr>
          <w:rFonts w:asciiTheme="minorHAnsi" w:hAnsiTheme="minorHAnsi" w:cstheme="minorBidi"/>
          <w:color w:val="000000" w:themeColor="text1"/>
          <w:sz w:val="22"/>
          <w:szCs w:val="22"/>
        </w:rPr>
        <w:t>should</w:t>
      </w:r>
      <w:r w:rsidR="007B3317">
        <w:rPr>
          <w:rFonts w:asciiTheme="minorHAnsi" w:hAnsiTheme="minorHAnsi" w:cstheme="minorBidi"/>
          <w:color w:val="000000" w:themeColor="text1"/>
          <w:sz w:val="22"/>
          <w:szCs w:val="22"/>
        </w:rPr>
        <w:t xml:space="preserve"> utilize the Procore Observations tool and </w:t>
      </w:r>
      <w:r w:rsidR="00650C04">
        <w:rPr>
          <w:rFonts w:asciiTheme="minorHAnsi" w:hAnsiTheme="minorHAnsi" w:cstheme="minorBidi"/>
          <w:color w:val="000000" w:themeColor="text1"/>
          <w:sz w:val="22"/>
          <w:szCs w:val="22"/>
        </w:rPr>
        <w:t>its</w:t>
      </w:r>
      <w:r w:rsidR="007B3317">
        <w:rPr>
          <w:rFonts w:asciiTheme="minorHAnsi" w:hAnsiTheme="minorHAnsi" w:cstheme="minorBidi"/>
          <w:color w:val="000000" w:themeColor="text1"/>
          <w:sz w:val="22"/>
          <w:szCs w:val="22"/>
        </w:rPr>
        <w:t xml:space="preserve"> </w:t>
      </w:r>
      <w:r w:rsidR="00051360">
        <w:rPr>
          <w:rFonts w:asciiTheme="minorHAnsi" w:hAnsiTheme="minorHAnsi" w:cstheme="minorBidi"/>
          <w:color w:val="000000" w:themeColor="text1"/>
          <w:sz w:val="22"/>
          <w:szCs w:val="22"/>
        </w:rPr>
        <w:t xml:space="preserve">workflow which allows for digital and collaborative </w:t>
      </w:r>
      <w:r w:rsidR="00D2195F">
        <w:rPr>
          <w:rFonts w:asciiTheme="minorHAnsi" w:hAnsiTheme="minorHAnsi" w:cstheme="minorBidi"/>
          <w:color w:val="000000" w:themeColor="text1"/>
          <w:sz w:val="22"/>
          <w:szCs w:val="22"/>
        </w:rPr>
        <w:t xml:space="preserve">issue resolution. </w:t>
      </w:r>
      <w:r w:rsidRPr="5E0CD521">
        <w:rPr>
          <w:rFonts w:asciiTheme="minorHAnsi" w:hAnsiTheme="minorHAnsi" w:cstheme="minorBidi"/>
          <w:color w:val="000000" w:themeColor="text1"/>
          <w:sz w:val="22"/>
          <w:szCs w:val="22"/>
          <w:rPrChange w:id="105" w:author="Bobby Fetting" w:date="2026-02-20T08:49:00Z">
            <w:rPr>
              <w:rFonts w:asciiTheme="minorHAnsi" w:hAnsiTheme="minorHAnsi" w:cstheme="minorBidi"/>
              <w:sz w:val="22"/>
              <w:szCs w:val="22"/>
            </w:rPr>
          </w:rPrChange>
        </w:rPr>
        <w:t>Subcontractors are expected to complete all items within one week of the posting date. Once Hedrick Brothers confirms that the punch list has been satisfactorily completed, the Architect and Owner will be invited to issue their respective punch list</w:t>
      </w:r>
      <w:r w:rsidR="00D2195F">
        <w:rPr>
          <w:rFonts w:asciiTheme="minorHAnsi" w:hAnsiTheme="minorHAnsi" w:cstheme="minorBidi"/>
          <w:color w:val="000000" w:themeColor="text1"/>
          <w:sz w:val="22"/>
          <w:szCs w:val="22"/>
        </w:rPr>
        <w:t xml:space="preserve"> which will be formally documented </w:t>
      </w:r>
      <w:r w:rsidR="000F091C">
        <w:rPr>
          <w:rFonts w:asciiTheme="minorHAnsi" w:hAnsiTheme="minorHAnsi" w:cstheme="minorBidi"/>
          <w:color w:val="000000" w:themeColor="text1"/>
          <w:sz w:val="22"/>
          <w:szCs w:val="22"/>
        </w:rPr>
        <w:t>in the Procore Punch List tool by the Hedrick Brothers Project Team</w:t>
      </w:r>
      <w:r w:rsidRPr="5E0CD521">
        <w:rPr>
          <w:rFonts w:asciiTheme="minorHAnsi" w:hAnsiTheme="minorHAnsi" w:cstheme="minorBidi"/>
          <w:color w:val="000000" w:themeColor="text1"/>
          <w:sz w:val="22"/>
          <w:szCs w:val="22"/>
          <w:rPrChange w:id="106" w:author="Bobby Fetting" w:date="2026-02-20T08:49:00Z">
            <w:rPr>
              <w:rFonts w:asciiTheme="minorHAnsi" w:hAnsiTheme="minorHAnsi" w:cstheme="minorBidi"/>
              <w:sz w:val="22"/>
              <w:szCs w:val="22"/>
            </w:rPr>
          </w:rPrChange>
        </w:rPr>
        <w:t>. This subsequent list will be posted in the same manner, with each trade required to complete and sign off on their items within one week.</w:t>
      </w:r>
      <w:commentRangeEnd w:id="87"/>
      <w:r w:rsidR="00652AC9" w:rsidRPr="002336C7">
        <w:rPr>
          <w:rStyle w:val="CommentReference"/>
          <w:rFonts w:asciiTheme="minorHAnsi" w:hAnsiTheme="minorHAnsi" w:cstheme="minorBidi"/>
          <w:sz w:val="22"/>
          <w:szCs w:val="22"/>
        </w:rPr>
        <w:commentReference w:id="87"/>
      </w:r>
    </w:p>
    <w:p w14:paraId="04C13F96" w14:textId="77777777" w:rsidR="002336C7" w:rsidRDefault="002336C7" w:rsidP="002336C7">
      <w:pPr>
        <w:pStyle w:val="ListParagraph"/>
        <w:rPr>
          <w:rFonts w:asciiTheme="minorHAnsi" w:hAnsiTheme="minorHAnsi" w:cstheme="minorBidi"/>
          <w:sz w:val="22"/>
          <w:szCs w:val="22"/>
        </w:rPr>
      </w:pPr>
    </w:p>
    <w:p w14:paraId="72857408" w14:textId="083343C4" w:rsidR="002336C7" w:rsidRPr="0029628B" w:rsidRDefault="00183EBE" w:rsidP="002336C7">
      <w:pPr>
        <w:pStyle w:val="1AutoList5"/>
        <w:numPr>
          <w:ilvl w:val="1"/>
          <w:numId w:val="25"/>
        </w:numPr>
        <w:rPr>
          <w:rFonts w:asciiTheme="minorHAnsi" w:hAnsiTheme="minorHAnsi" w:cstheme="minorBidi"/>
          <w:sz w:val="22"/>
          <w:szCs w:val="22"/>
        </w:rPr>
      </w:pPr>
      <w:commentRangeStart w:id="107"/>
      <w:r>
        <w:rPr>
          <w:rFonts w:asciiTheme="minorHAnsi" w:hAnsiTheme="minorHAnsi" w:cstheme="minorBidi"/>
          <w:sz w:val="22"/>
          <w:szCs w:val="22"/>
        </w:rPr>
        <w:t>Punch List Manager</w:t>
      </w:r>
      <w:r w:rsidR="00267DA9">
        <w:rPr>
          <w:rFonts w:asciiTheme="minorHAnsi" w:hAnsiTheme="minorHAnsi" w:cstheme="minorBidi"/>
          <w:sz w:val="22"/>
          <w:szCs w:val="22"/>
        </w:rPr>
        <w:t xml:space="preserve"> for this Project:</w:t>
      </w:r>
      <w:sdt>
        <w:sdtPr>
          <w:rPr>
            <w:rFonts w:asciiTheme="minorHAnsi" w:hAnsiTheme="minorHAnsi" w:cstheme="minorBidi"/>
            <w:sz w:val="22"/>
            <w:szCs w:val="22"/>
          </w:rPr>
          <w:id w:val="1668677849"/>
          <w:placeholder>
            <w:docPart w:val="DefaultPlaceholder_-1854013440"/>
          </w:placeholder>
        </w:sdtPr>
        <w:sdtContent>
          <w:r w:rsidR="00267DA9">
            <w:rPr>
              <w:rFonts w:asciiTheme="minorHAnsi" w:hAnsiTheme="minorHAnsi" w:cstheme="minorBidi"/>
              <w:sz w:val="22"/>
              <w:szCs w:val="22"/>
            </w:rPr>
            <w:t>________________________</w:t>
          </w:r>
          <w:commentRangeEnd w:id="107"/>
          <w:r w:rsidR="00AA23E7">
            <w:rPr>
              <w:rStyle w:val="CommentReference"/>
              <w:rFonts w:asciiTheme="minorHAnsi" w:hAnsiTheme="minorHAnsi" w:cstheme="minorBidi"/>
              <w:sz w:val="22"/>
              <w:szCs w:val="22"/>
            </w:rPr>
            <w:commentReference w:id="107"/>
          </w:r>
        </w:sdtContent>
      </w:sdt>
    </w:p>
    <w:p w14:paraId="66204FF1" w14:textId="77777777" w:rsidR="00582B17" w:rsidRPr="0029628B" w:rsidRDefault="00582B17">
      <w:pPr>
        <w:ind w:left="-360"/>
        <w:jc w:val="both"/>
        <w:rPr>
          <w:rFonts w:asciiTheme="minorHAnsi" w:hAnsiTheme="minorHAnsi" w:cstheme="minorHAnsi"/>
          <w:sz w:val="22"/>
          <w:szCs w:val="22"/>
        </w:rPr>
      </w:pPr>
    </w:p>
    <w:p w14:paraId="58B9EDAC" w14:textId="7D258E71" w:rsidR="00582B17" w:rsidRPr="0029628B" w:rsidRDefault="00007A26">
      <w:pPr>
        <w:ind w:left="-360"/>
        <w:jc w:val="both"/>
        <w:rPr>
          <w:rFonts w:asciiTheme="minorHAnsi" w:hAnsiTheme="minorHAnsi" w:cstheme="minorHAnsi"/>
          <w:sz w:val="22"/>
          <w:szCs w:val="22"/>
        </w:rPr>
      </w:pPr>
      <w:r w:rsidRPr="0029628B">
        <w:rPr>
          <w:rFonts w:asciiTheme="minorHAnsi" w:hAnsiTheme="minorHAnsi" w:cstheme="minorHAnsi"/>
          <w:b/>
          <w:bCs/>
          <w:sz w:val="22"/>
          <w:szCs w:val="22"/>
          <w:u w:val="single"/>
        </w:rPr>
        <w:t>I</w:t>
      </w:r>
      <w:r w:rsidR="00163B7D">
        <w:rPr>
          <w:rFonts w:asciiTheme="minorHAnsi" w:hAnsiTheme="minorHAnsi" w:cstheme="minorHAnsi"/>
          <w:b/>
          <w:bCs/>
          <w:sz w:val="22"/>
          <w:szCs w:val="22"/>
          <w:u w:val="single"/>
        </w:rPr>
        <w:t>II</w:t>
      </w:r>
      <w:r w:rsidR="00AA23E7" w:rsidRPr="0029628B">
        <w:rPr>
          <w:rFonts w:asciiTheme="minorHAnsi" w:hAnsiTheme="minorHAnsi" w:cstheme="minorHAnsi"/>
          <w:b/>
          <w:bCs/>
          <w:sz w:val="22"/>
          <w:szCs w:val="22"/>
          <w:u w:val="single"/>
        </w:rPr>
        <w:t>. Preconstruction</w:t>
      </w:r>
      <w:r w:rsidRPr="0029628B">
        <w:rPr>
          <w:rFonts w:asciiTheme="minorHAnsi" w:hAnsiTheme="minorHAnsi" w:cstheme="minorHAnsi"/>
          <w:b/>
          <w:bCs/>
          <w:sz w:val="22"/>
          <w:szCs w:val="22"/>
          <w:u w:val="single"/>
        </w:rPr>
        <w:t xml:space="preserve"> Meeting</w:t>
      </w:r>
      <w:r w:rsidRPr="0029628B">
        <w:rPr>
          <w:rFonts w:asciiTheme="minorHAnsi" w:hAnsiTheme="minorHAnsi" w:cstheme="minorHAnsi"/>
          <w:b/>
          <w:bCs/>
          <w:sz w:val="22"/>
          <w:szCs w:val="22"/>
        </w:rPr>
        <w:t>:</w:t>
      </w:r>
    </w:p>
    <w:p w14:paraId="2DBF0D7D" w14:textId="77777777" w:rsidR="00582B17" w:rsidRPr="00336C00" w:rsidRDefault="00582B17">
      <w:pPr>
        <w:pStyle w:val="1AutoList5"/>
        <w:tabs>
          <w:tab w:val="left" w:pos="1440"/>
        </w:tabs>
        <w:ind w:left="-360" w:firstLine="0"/>
        <w:rPr>
          <w:rFonts w:asciiTheme="minorHAnsi" w:hAnsiTheme="minorHAnsi" w:cstheme="minorHAnsi"/>
          <w:sz w:val="18"/>
          <w:szCs w:val="22"/>
        </w:rPr>
      </w:pPr>
    </w:p>
    <w:p w14:paraId="1ED802E1" w14:textId="4C201AFC" w:rsidR="5E0CD521" w:rsidRDefault="0BAACF48" w:rsidP="5E0CD521">
      <w:pPr>
        <w:pStyle w:val="1AutoList5"/>
        <w:numPr>
          <w:ilvl w:val="0"/>
          <w:numId w:val="2"/>
        </w:numPr>
        <w:tabs>
          <w:tab w:val="left" w:pos="1440"/>
        </w:tabs>
        <w:rPr>
          <w:rFonts w:asciiTheme="minorHAnsi" w:hAnsiTheme="minorHAnsi" w:cstheme="minorBidi"/>
          <w:color w:val="000000" w:themeColor="text1"/>
          <w:sz w:val="22"/>
          <w:szCs w:val="22"/>
        </w:rPr>
      </w:pPr>
      <w:r w:rsidRPr="5E0CD521">
        <w:rPr>
          <w:rFonts w:asciiTheme="minorHAnsi" w:hAnsiTheme="minorHAnsi" w:cstheme="minorBidi"/>
          <w:color w:val="000000" w:themeColor="text1"/>
          <w:sz w:val="22"/>
          <w:szCs w:val="22"/>
        </w:rPr>
        <w:t>The Project Manager and Project Superintendent will coordinate and conduct a Preconstruction Conference at the job site (or via approved virtual/hybrid format if necessary) with the Owner or Owner’s Representative, the Architect/Engineer, all major subcontractors, and other key stakeholders. Formal notices, including a detailed agenda, will be distributed to all required attendees at least seven (7) calendar days in advance of the meeting. An attendance sign-in sheet will be maintained, and formal minutes documenting discussions, decisions, and action items will be prepared and distributed</w:t>
      </w:r>
      <w:r w:rsidR="00EE2DB1">
        <w:rPr>
          <w:rFonts w:asciiTheme="minorHAnsi" w:hAnsiTheme="minorHAnsi" w:cstheme="minorBidi"/>
          <w:color w:val="000000" w:themeColor="text1"/>
          <w:sz w:val="22"/>
          <w:szCs w:val="22"/>
        </w:rPr>
        <w:t>, via the Procore Meetings tool,</w:t>
      </w:r>
      <w:r w:rsidRPr="5E0CD521">
        <w:rPr>
          <w:rFonts w:asciiTheme="minorHAnsi" w:hAnsiTheme="minorHAnsi" w:cstheme="minorBidi"/>
          <w:color w:val="000000" w:themeColor="text1"/>
          <w:sz w:val="22"/>
          <w:szCs w:val="22"/>
        </w:rPr>
        <w:t xml:space="preserve"> by the Project Manager within three (3) business days following the meeting.</w:t>
      </w:r>
    </w:p>
    <w:p w14:paraId="6B62F1B3" w14:textId="77777777" w:rsidR="00582B17" w:rsidRPr="0029628B" w:rsidRDefault="00582B17">
      <w:pPr>
        <w:pStyle w:val="1AutoList5"/>
        <w:tabs>
          <w:tab w:val="left" w:pos="1440"/>
        </w:tabs>
        <w:ind w:left="0" w:firstLine="0"/>
        <w:rPr>
          <w:rFonts w:asciiTheme="minorHAnsi" w:hAnsiTheme="minorHAnsi" w:cstheme="minorHAnsi"/>
          <w:sz w:val="22"/>
          <w:szCs w:val="22"/>
        </w:rPr>
      </w:pPr>
    </w:p>
    <w:p w14:paraId="5957E82B" w14:textId="021AE7CE" w:rsidR="00007A26" w:rsidRDefault="5E3CCFA0">
      <w:pPr>
        <w:pStyle w:val="1AutoList5"/>
        <w:numPr>
          <w:ilvl w:val="0"/>
          <w:numId w:val="2"/>
        </w:numPr>
        <w:spacing w:after="240"/>
        <w:rPr>
          <w:rFonts w:asciiTheme="minorHAnsi" w:hAnsiTheme="minorHAnsi" w:cstheme="minorBidi"/>
          <w:sz w:val="22"/>
          <w:szCs w:val="22"/>
        </w:rPr>
        <w:pPrChange w:id="108" w:author="Bobby Fetting" w:date="2026-02-23T09:55:00Z" w16du:dateUtc="2026-02-23T14:55:00Z">
          <w:pPr>
            <w:numPr>
              <w:numId w:val="2"/>
            </w:numPr>
            <w:tabs>
              <w:tab w:val="num" w:pos="360"/>
            </w:tabs>
            <w:ind w:left="360" w:hanging="360"/>
          </w:pPr>
        </w:pPrChange>
      </w:pPr>
      <w:r w:rsidRPr="5E0CD521">
        <w:rPr>
          <w:rFonts w:asciiTheme="minorHAnsi" w:hAnsiTheme="minorHAnsi" w:cstheme="minorBidi"/>
          <w:sz w:val="22"/>
          <w:szCs w:val="22"/>
        </w:rPr>
        <w:t>The Superintendent will review the Site Plan/Staging Plan with all subcontractors to ensure a shared understanding of parking arrangements, material deliveries and unloading zones, material storage locations, temporary utilities, site access/egress points, erosion/sediment control measures, and other site-sensitive issues, including the Owner’s specific requests or restrictions.</w:t>
      </w:r>
    </w:p>
    <w:p w14:paraId="1D691D5A" w14:textId="496D7CFC" w:rsidR="5E3CCFA0" w:rsidRDefault="5E3CCFA0">
      <w:pPr>
        <w:pStyle w:val="1AutoList5"/>
        <w:numPr>
          <w:ilvl w:val="0"/>
          <w:numId w:val="2"/>
        </w:numPr>
        <w:spacing w:after="240"/>
        <w:rPr>
          <w:rFonts w:asciiTheme="minorHAnsi" w:hAnsiTheme="minorHAnsi" w:cstheme="minorBidi"/>
          <w:sz w:val="22"/>
          <w:szCs w:val="22"/>
        </w:rPr>
        <w:pPrChange w:id="109" w:author="Bobby Fetting" w:date="2026-02-23T09:55:00Z" w16du:dateUtc="2026-02-23T14:55:00Z">
          <w:pPr>
            <w:numPr>
              <w:numId w:val="2"/>
            </w:numPr>
            <w:tabs>
              <w:tab w:val="num" w:pos="360"/>
            </w:tabs>
            <w:ind w:left="360" w:hanging="360"/>
          </w:pPr>
        </w:pPrChange>
      </w:pPr>
      <w:r w:rsidRPr="5E0CD521">
        <w:rPr>
          <w:rFonts w:asciiTheme="minorHAnsi" w:hAnsiTheme="minorHAnsi" w:cstheme="minorBidi"/>
          <w:sz w:val="22"/>
          <w:szCs w:val="22"/>
        </w:rPr>
        <w:t>All attendees will receive introductions, including full contact information and a clear delineation of roles, responsibilities, and decision-making authority for each party (e.g., Project Manager for budget and schedule matters, Superintendent for daily field operations, Architect for design interpretations</w:t>
      </w:r>
      <w:r w:rsidR="00625CA0">
        <w:rPr>
          <w:rFonts w:asciiTheme="minorHAnsi" w:hAnsiTheme="minorHAnsi" w:cstheme="minorBidi"/>
          <w:sz w:val="22"/>
          <w:szCs w:val="22"/>
        </w:rPr>
        <w:t>, etc.</w:t>
      </w:r>
      <w:r w:rsidRPr="5E0CD521">
        <w:rPr>
          <w:rFonts w:asciiTheme="minorHAnsi" w:hAnsiTheme="minorHAnsi" w:cstheme="minorBidi"/>
          <w:sz w:val="22"/>
          <w:szCs w:val="22"/>
        </w:rPr>
        <w:t>).</w:t>
      </w:r>
    </w:p>
    <w:p w14:paraId="0DDD9E68" w14:textId="70B01754" w:rsidR="5E3CCFA0" w:rsidRPr="00A54673" w:rsidRDefault="5E3CCFA0" w:rsidP="00F34AA8">
      <w:pPr>
        <w:pStyle w:val="ListParagraph"/>
        <w:numPr>
          <w:ilvl w:val="0"/>
          <w:numId w:val="2"/>
        </w:numPr>
        <w:spacing w:after="240"/>
        <w:contextualSpacing w:val="0"/>
        <w:rPr>
          <w:rFonts w:asciiTheme="minorHAnsi" w:hAnsiTheme="minorHAnsi" w:cstheme="minorBidi"/>
          <w:sz w:val="22"/>
          <w:szCs w:val="22"/>
        </w:rPr>
      </w:pPr>
      <w:r w:rsidRPr="00A54673">
        <w:rPr>
          <w:rFonts w:asciiTheme="minorHAnsi" w:hAnsiTheme="minorHAnsi" w:cstheme="minorBidi"/>
          <w:sz w:val="22"/>
          <w:szCs w:val="22"/>
        </w:rPr>
        <w:t>The contract documents, including scope of work, specifications, drawings, and any addenda, will be reviewed to confirm boundaries, exclusions, and interdependencies among trades.</w:t>
      </w:r>
    </w:p>
    <w:p w14:paraId="2FB3F437" w14:textId="639C4022" w:rsidR="5E3CCFA0" w:rsidRPr="00A54673" w:rsidRDefault="5E3CCFA0" w:rsidP="00F34AA8">
      <w:pPr>
        <w:pStyle w:val="ListParagraph"/>
        <w:numPr>
          <w:ilvl w:val="0"/>
          <w:numId w:val="2"/>
        </w:numPr>
        <w:spacing w:after="240"/>
        <w:contextualSpacing w:val="0"/>
        <w:rPr>
          <w:rFonts w:asciiTheme="minorHAnsi" w:hAnsiTheme="minorHAnsi" w:cstheme="minorBidi"/>
          <w:sz w:val="22"/>
          <w:szCs w:val="22"/>
        </w:rPr>
      </w:pPr>
      <w:r w:rsidRPr="00A54673">
        <w:rPr>
          <w:rFonts w:asciiTheme="minorHAnsi" w:hAnsiTheme="minorHAnsi" w:cstheme="minorBidi"/>
          <w:sz w:val="22"/>
          <w:szCs w:val="22"/>
        </w:rPr>
        <w:t>The approved project schedule, including baseline critical path activities, key milestones, long-lead item procurement, and update procedures, will be presented and discussed, with confirmation of each party’s understanding of sequencing and dependencies.</w:t>
      </w:r>
    </w:p>
    <w:p w14:paraId="28DADDE9" w14:textId="1336268E" w:rsidR="5E3CCFA0" w:rsidRPr="004D3489" w:rsidRDefault="5E3CCFA0" w:rsidP="00F34AA8">
      <w:pPr>
        <w:pStyle w:val="ListParagraph"/>
        <w:numPr>
          <w:ilvl w:val="0"/>
          <w:numId w:val="2"/>
        </w:numPr>
        <w:spacing w:after="240"/>
        <w:contextualSpacing w:val="0"/>
        <w:rPr>
          <w:rFonts w:asciiTheme="minorHAnsi" w:hAnsiTheme="minorHAnsi" w:cstheme="minorBidi"/>
          <w:sz w:val="22"/>
          <w:szCs w:val="22"/>
          <w:rPrChange w:id="110" w:author="Bobby Fetting" w:date="2026-02-23T09:55:00Z" w16du:dateUtc="2026-02-23T14:55:00Z">
            <w:rPr/>
          </w:rPrChange>
        </w:rPr>
      </w:pPr>
      <w:r w:rsidRPr="00A54673">
        <w:rPr>
          <w:rFonts w:asciiTheme="minorHAnsi" w:hAnsiTheme="minorHAnsi" w:cstheme="minorBidi"/>
          <w:sz w:val="22"/>
          <w:szCs w:val="22"/>
        </w:rPr>
        <w:t>Communication protocols will be established, including processes and timelines for Requests for Information (RFIs), submittals, shop drawings, and correspondence, as well as schedules for progress meetings, safety briefings,</w:t>
      </w:r>
      <w:r w:rsidR="00BC5653">
        <w:rPr>
          <w:rFonts w:asciiTheme="minorHAnsi" w:hAnsiTheme="minorHAnsi" w:cstheme="minorBidi"/>
          <w:sz w:val="22"/>
          <w:szCs w:val="22"/>
        </w:rPr>
        <w:t xml:space="preserve"> </w:t>
      </w:r>
      <w:r w:rsidR="00FD6FA9">
        <w:rPr>
          <w:rFonts w:asciiTheme="minorHAnsi" w:hAnsiTheme="minorHAnsi" w:cstheme="minorBidi"/>
          <w:sz w:val="22"/>
          <w:szCs w:val="22"/>
        </w:rPr>
        <w:t>mockups</w:t>
      </w:r>
      <w:r w:rsidR="008C3C70">
        <w:rPr>
          <w:rFonts w:asciiTheme="minorHAnsi" w:hAnsiTheme="minorHAnsi" w:cstheme="minorBidi"/>
          <w:sz w:val="22"/>
          <w:szCs w:val="22"/>
        </w:rPr>
        <w:t>/box</w:t>
      </w:r>
      <w:r w:rsidR="001C66F0">
        <w:rPr>
          <w:rFonts w:asciiTheme="minorHAnsi" w:hAnsiTheme="minorHAnsi" w:cstheme="minorBidi"/>
          <w:sz w:val="22"/>
          <w:szCs w:val="22"/>
        </w:rPr>
        <w:t xml:space="preserve"> walk</w:t>
      </w:r>
      <w:r w:rsidR="008C3C70">
        <w:rPr>
          <w:rFonts w:asciiTheme="minorHAnsi" w:hAnsiTheme="minorHAnsi" w:cstheme="minorBidi"/>
          <w:sz w:val="22"/>
          <w:szCs w:val="22"/>
        </w:rPr>
        <w:t>s</w:t>
      </w:r>
      <w:r w:rsidR="00FD6FA9">
        <w:rPr>
          <w:rFonts w:asciiTheme="minorHAnsi" w:hAnsiTheme="minorHAnsi" w:cstheme="minorBidi"/>
          <w:sz w:val="22"/>
          <w:szCs w:val="22"/>
        </w:rPr>
        <w:t>,</w:t>
      </w:r>
      <w:r w:rsidRPr="004D3489">
        <w:rPr>
          <w:rFonts w:asciiTheme="minorHAnsi" w:hAnsiTheme="minorHAnsi" w:cstheme="minorBidi"/>
          <w:sz w:val="22"/>
          <w:szCs w:val="22"/>
          <w:rPrChange w:id="111" w:author="Bobby Fetting" w:date="2026-02-23T09:55:00Z" w16du:dateUtc="2026-02-23T14:55:00Z">
            <w:rPr/>
          </w:rPrChange>
        </w:rPr>
        <w:t xml:space="preserve"> and issue escalation.</w:t>
      </w:r>
    </w:p>
    <w:p w14:paraId="3A8C403E" w14:textId="345A6CD1" w:rsidR="5E3CCFA0" w:rsidRPr="004D3489" w:rsidRDefault="5E3CCFA0" w:rsidP="00F34AA8">
      <w:pPr>
        <w:pStyle w:val="ListParagraph"/>
        <w:numPr>
          <w:ilvl w:val="0"/>
          <w:numId w:val="2"/>
        </w:numPr>
        <w:spacing w:after="240"/>
        <w:contextualSpacing w:val="0"/>
        <w:rPr>
          <w:rFonts w:asciiTheme="minorHAnsi" w:hAnsiTheme="minorHAnsi" w:cstheme="minorBidi"/>
          <w:sz w:val="22"/>
          <w:szCs w:val="22"/>
          <w:rPrChange w:id="112" w:author="Bobby Fetting" w:date="2026-02-23T09:55:00Z" w16du:dateUtc="2026-02-23T14:55:00Z">
            <w:rPr/>
          </w:rPrChange>
        </w:rPr>
      </w:pPr>
      <w:r w:rsidRPr="004D3489">
        <w:rPr>
          <w:rFonts w:asciiTheme="minorHAnsi" w:hAnsiTheme="minorHAnsi" w:cstheme="minorBidi"/>
          <w:sz w:val="22"/>
          <w:szCs w:val="22"/>
          <w:rPrChange w:id="113" w:author="Bobby Fetting" w:date="2026-02-23T09:55:00Z" w16du:dateUtc="2026-02-23T14:55:00Z">
            <w:rPr/>
          </w:rPrChange>
        </w:rPr>
        <w:t>Project safety requirements will be reviewed in detail, including the Contractor’s site-specific safety plan, OSHA compliance, hazard identification, personal protective equipment mandates, incident reporting procedures, and the authority to halt unsafe work.</w:t>
      </w:r>
    </w:p>
    <w:p w14:paraId="3E040885" w14:textId="2E0FF0EB" w:rsidR="5E3CCFA0" w:rsidRPr="004D3489" w:rsidRDefault="5E3CCFA0" w:rsidP="00F34AA8">
      <w:pPr>
        <w:pStyle w:val="ListParagraph"/>
        <w:numPr>
          <w:ilvl w:val="0"/>
          <w:numId w:val="2"/>
        </w:numPr>
        <w:spacing w:after="240"/>
        <w:contextualSpacing w:val="0"/>
        <w:rPr>
          <w:rFonts w:asciiTheme="minorHAnsi" w:hAnsiTheme="minorHAnsi" w:cstheme="minorBidi"/>
          <w:sz w:val="22"/>
          <w:szCs w:val="22"/>
          <w:rPrChange w:id="114" w:author="Bobby Fetting" w:date="2026-02-23T09:55:00Z" w16du:dateUtc="2026-02-23T14:55:00Z">
            <w:rPr/>
          </w:rPrChange>
        </w:rPr>
      </w:pPr>
      <w:r w:rsidRPr="004D3489">
        <w:rPr>
          <w:rFonts w:asciiTheme="minorHAnsi" w:hAnsiTheme="minorHAnsi" w:cstheme="minorBidi"/>
          <w:sz w:val="22"/>
          <w:szCs w:val="22"/>
          <w:rPrChange w:id="115" w:author="Bobby Fetting" w:date="2026-02-23T09:55:00Z" w16du:dateUtc="2026-02-23T14:55:00Z">
            <w:rPr/>
          </w:rPrChange>
        </w:rPr>
        <w:t>Quality control and assurance procedures will be outlined, including inspection requirements (internal, third-party, and jurisdictional), testing protocols, corrective action processes for non-conforming work, and documentation standards.</w:t>
      </w:r>
    </w:p>
    <w:p w14:paraId="2750DB27" w14:textId="33D6E303" w:rsidR="5E3CCFA0" w:rsidRPr="004D3489" w:rsidRDefault="5E3CCFA0" w:rsidP="00F34AA8">
      <w:pPr>
        <w:pStyle w:val="ListParagraph"/>
        <w:numPr>
          <w:ilvl w:val="0"/>
          <w:numId w:val="2"/>
        </w:numPr>
        <w:spacing w:after="240"/>
        <w:contextualSpacing w:val="0"/>
        <w:rPr>
          <w:rFonts w:asciiTheme="minorHAnsi" w:hAnsiTheme="minorHAnsi" w:cstheme="minorBidi"/>
          <w:sz w:val="22"/>
          <w:szCs w:val="22"/>
          <w:rPrChange w:id="116" w:author="Bobby Fetting" w:date="2026-02-23T09:55:00Z" w16du:dateUtc="2026-02-23T14:55:00Z">
            <w:rPr/>
          </w:rPrChange>
        </w:rPr>
      </w:pPr>
      <w:r w:rsidRPr="004D3489">
        <w:rPr>
          <w:rFonts w:asciiTheme="minorHAnsi" w:hAnsiTheme="minorHAnsi" w:cstheme="minorBidi"/>
          <w:sz w:val="22"/>
          <w:szCs w:val="22"/>
          <w:rPrChange w:id="117" w:author="Bobby Fetting" w:date="2026-02-23T09:55:00Z" w16du:dateUtc="2026-02-23T14:55:00Z">
            <w:rPr/>
          </w:rPrChange>
        </w:rPr>
        <w:t xml:space="preserve">Administrative and financial procedures will be confirmed, encompassing payment application requirements </w:t>
      </w:r>
      <w:r w:rsidRPr="004D3489">
        <w:rPr>
          <w:rFonts w:asciiTheme="minorHAnsi" w:hAnsiTheme="minorHAnsi" w:cstheme="minorBidi"/>
          <w:sz w:val="22"/>
          <w:szCs w:val="22"/>
          <w:rPrChange w:id="118" w:author="Bobby Fetting" w:date="2026-02-23T09:55:00Z" w16du:dateUtc="2026-02-23T14:55:00Z">
            <w:rPr/>
          </w:rPrChange>
        </w:rPr>
        <w:lastRenderedPageBreak/>
        <w:t>and schedules, change order identification/approval processes (including documentation and pricing rules), retainage terms, lien waiver protocols, and preliminary closeout requirements (e.g., as-built drawings, warranties, and punch-list resolution).</w:t>
      </w:r>
    </w:p>
    <w:p w14:paraId="02F2C34E" w14:textId="627916EC" w:rsidR="00582B17" w:rsidRPr="00163B7D" w:rsidRDefault="00BE4A9D" w:rsidP="00F34AA8">
      <w:pPr>
        <w:pStyle w:val="ListParagraph"/>
        <w:numPr>
          <w:ilvl w:val="0"/>
          <w:numId w:val="2"/>
        </w:numPr>
        <w:spacing w:after="240"/>
        <w:contextualSpacing w:val="0"/>
        <w:rPr>
          <w:rFonts w:asciiTheme="minorHAnsi" w:hAnsiTheme="minorHAnsi" w:cstheme="minorHAnsi"/>
          <w:sz w:val="22"/>
          <w:szCs w:val="22"/>
          <w:rPrChange w:id="119" w:author="Bobby Fetting" w:date="2026-02-24T09:44:00Z" w16du:dateUtc="2026-02-24T14:44:00Z">
            <w:rPr/>
          </w:rPrChange>
        </w:rPr>
      </w:pPr>
      <w:r>
        <w:rPr>
          <w:rFonts w:asciiTheme="minorHAnsi" w:hAnsiTheme="minorHAnsi" w:cstheme="minorHAnsi"/>
          <w:sz w:val="22"/>
          <w:szCs w:val="22"/>
        </w:rPr>
        <w:t xml:space="preserve">Any remaining permits, </w:t>
      </w:r>
      <w:r w:rsidRPr="004D3489">
        <w:rPr>
          <w:rFonts w:asciiTheme="minorHAnsi" w:hAnsiTheme="minorHAnsi" w:cstheme="minorBidi"/>
          <w:sz w:val="22"/>
          <w:szCs w:val="22"/>
          <w:rPrChange w:id="120" w:author="Bobby Fetting" w:date="2026-02-23T09:55:00Z" w16du:dateUtc="2026-02-23T14:55:00Z">
            <w:rPr/>
          </w:rPrChange>
        </w:rPr>
        <w:t>insurance certificates, bonds, or regulatory compliance items will be verified as current and on file.</w:t>
      </w:r>
    </w:p>
    <w:p w14:paraId="042BBBC7" w14:textId="30E39720" w:rsidR="00582B17" w:rsidRPr="0029628B" w:rsidRDefault="00163B7D">
      <w:pPr>
        <w:ind w:left="-360"/>
        <w:jc w:val="both"/>
        <w:rPr>
          <w:rFonts w:asciiTheme="minorHAnsi" w:hAnsiTheme="minorHAnsi" w:cstheme="minorHAnsi"/>
          <w:sz w:val="22"/>
          <w:szCs w:val="22"/>
        </w:rPr>
      </w:pPr>
      <w:r>
        <w:rPr>
          <w:rFonts w:asciiTheme="minorHAnsi" w:hAnsiTheme="minorHAnsi" w:cstheme="minorHAnsi"/>
          <w:b/>
          <w:bCs/>
          <w:sz w:val="22"/>
          <w:szCs w:val="22"/>
          <w:u w:val="single"/>
        </w:rPr>
        <w:t>I</w:t>
      </w:r>
      <w:r w:rsidR="00007A26" w:rsidRPr="0029628B">
        <w:rPr>
          <w:rFonts w:asciiTheme="minorHAnsi" w:hAnsiTheme="minorHAnsi" w:cstheme="minorHAnsi"/>
          <w:b/>
          <w:bCs/>
          <w:sz w:val="22"/>
          <w:szCs w:val="22"/>
          <w:u w:val="single"/>
        </w:rPr>
        <w:t>V.  Safety</w:t>
      </w:r>
      <w:r w:rsidR="00007A26" w:rsidRPr="0029628B">
        <w:rPr>
          <w:rFonts w:asciiTheme="minorHAnsi" w:hAnsiTheme="minorHAnsi" w:cstheme="minorHAnsi"/>
          <w:b/>
          <w:bCs/>
          <w:sz w:val="22"/>
          <w:szCs w:val="22"/>
        </w:rPr>
        <w:t>:</w:t>
      </w:r>
    </w:p>
    <w:p w14:paraId="680A4E5D" w14:textId="77777777" w:rsidR="00582B17" w:rsidRPr="0029628B" w:rsidRDefault="00582B17">
      <w:pPr>
        <w:pStyle w:val="1AutoList5"/>
        <w:tabs>
          <w:tab w:val="left" w:pos="1440"/>
        </w:tabs>
        <w:ind w:left="-360" w:firstLine="0"/>
        <w:rPr>
          <w:rFonts w:asciiTheme="minorHAnsi" w:hAnsiTheme="minorHAnsi" w:cstheme="minorHAnsi"/>
          <w:sz w:val="22"/>
          <w:szCs w:val="22"/>
        </w:rPr>
      </w:pPr>
    </w:p>
    <w:p w14:paraId="36DA9A87" w14:textId="77777777" w:rsidR="00166A46" w:rsidRPr="0029628B" w:rsidRDefault="00166A46" w:rsidP="00007A26">
      <w:pPr>
        <w:pStyle w:val="1AutoList5"/>
        <w:numPr>
          <w:ilvl w:val="0"/>
          <w:numId w:val="14"/>
        </w:numPr>
        <w:tabs>
          <w:tab w:val="clear" w:pos="720"/>
          <w:tab w:val="left" w:pos="360"/>
          <w:tab w:val="left" w:pos="1440"/>
        </w:tabs>
        <w:ind w:firstLine="0"/>
        <w:rPr>
          <w:rFonts w:asciiTheme="minorHAnsi" w:hAnsiTheme="minorHAnsi" w:cstheme="minorHAnsi"/>
          <w:sz w:val="22"/>
          <w:szCs w:val="22"/>
        </w:rPr>
      </w:pPr>
      <w:r w:rsidRPr="0029628B">
        <w:rPr>
          <w:rFonts w:asciiTheme="minorHAnsi" w:hAnsiTheme="minorHAnsi" w:cstheme="minorHAnsi"/>
          <w:sz w:val="22"/>
          <w:szCs w:val="22"/>
        </w:rPr>
        <w:t xml:space="preserve">Write project </w:t>
      </w:r>
      <w:commentRangeStart w:id="121"/>
      <w:commentRangeStart w:id="122"/>
      <w:r w:rsidRPr="0029628B">
        <w:rPr>
          <w:rFonts w:asciiTheme="minorHAnsi" w:hAnsiTheme="minorHAnsi" w:cstheme="minorHAnsi"/>
          <w:sz w:val="22"/>
          <w:szCs w:val="22"/>
        </w:rPr>
        <w:t>specific safety plan</w:t>
      </w:r>
      <w:r w:rsidR="00BC3B13">
        <w:rPr>
          <w:rFonts w:asciiTheme="minorHAnsi" w:hAnsiTheme="minorHAnsi" w:cstheme="minorHAnsi"/>
          <w:sz w:val="22"/>
          <w:szCs w:val="22"/>
        </w:rPr>
        <w:t xml:space="preserve"> </w:t>
      </w:r>
      <w:commentRangeEnd w:id="121"/>
      <w:r w:rsidR="00FE0724">
        <w:rPr>
          <w:rStyle w:val="CommentReference"/>
          <w:rFonts w:asciiTheme="minorHAnsi" w:hAnsiTheme="minorHAnsi" w:cstheme="minorHAnsi"/>
          <w:sz w:val="22"/>
          <w:szCs w:val="22"/>
        </w:rPr>
        <w:commentReference w:id="121"/>
      </w:r>
      <w:commentRangeEnd w:id="122"/>
      <w:r w:rsidR="00A947B5">
        <w:rPr>
          <w:rStyle w:val="CommentReference"/>
          <w:rFonts w:asciiTheme="minorHAnsi" w:hAnsiTheme="minorHAnsi" w:cstheme="minorHAnsi"/>
          <w:sz w:val="22"/>
          <w:szCs w:val="22"/>
        </w:rPr>
        <w:commentReference w:id="122"/>
      </w:r>
      <w:r w:rsidR="00BC3B13">
        <w:rPr>
          <w:rFonts w:asciiTheme="minorHAnsi" w:hAnsiTheme="minorHAnsi" w:cstheme="minorHAnsi"/>
          <w:sz w:val="22"/>
          <w:szCs w:val="22"/>
        </w:rPr>
        <w:t>(note-book)</w:t>
      </w:r>
      <w:r w:rsidRPr="0029628B">
        <w:rPr>
          <w:rFonts w:asciiTheme="minorHAnsi" w:hAnsiTheme="minorHAnsi" w:cstheme="minorHAnsi"/>
          <w:sz w:val="22"/>
          <w:szCs w:val="22"/>
        </w:rPr>
        <w:t xml:space="preserve"> required by OSHA.</w:t>
      </w:r>
    </w:p>
    <w:p w14:paraId="296FEF7D" w14:textId="77777777" w:rsidR="00582B17" w:rsidRPr="0029628B" w:rsidRDefault="00582B17">
      <w:pPr>
        <w:pStyle w:val="1AutoList5"/>
        <w:tabs>
          <w:tab w:val="clear" w:pos="720"/>
          <w:tab w:val="left" w:pos="360"/>
          <w:tab w:val="left" w:pos="1440"/>
        </w:tabs>
        <w:ind w:left="0" w:firstLine="0"/>
        <w:rPr>
          <w:rFonts w:asciiTheme="minorHAnsi" w:hAnsiTheme="minorHAnsi" w:cstheme="minorHAnsi"/>
          <w:sz w:val="22"/>
          <w:szCs w:val="22"/>
        </w:rPr>
      </w:pPr>
    </w:p>
    <w:p w14:paraId="3C8FACEA" w14:textId="77777777" w:rsidR="00582B17" w:rsidRPr="0029628B" w:rsidRDefault="00007A26" w:rsidP="0062058E">
      <w:pPr>
        <w:pStyle w:val="1AutoList5"/>
        <w:numPr>
          <w:ilvl w:val="0"/>
          <w:numId w:val="45"/>
        </w:numPr>
        <w:tabs>
          <w:tab w:val="clear" w:pos="360"/>
          <w:tab w:val="num" w:pos="720"/>
          <w:tab w:val="left" w:pos="1440"/>
          <w:tab w:val="left" w:pos="2160"/>
          <w:tab w:val="left" w:pos="2880"/>
        </w:tabs>
        <w:ind w:left="720"/>
        <w:rPr>
          <w:rFonts w:asciiTheme="minorHAnsi" w:hAnsiTheme="minorHAnsi" w:cstheme="minorHAnsi"/>
          <w:sz w:val="22"/>
          <w:szCs w:val="22"/>
        </w:rPr>
      </w:pPr>
      <w:r w:rsidRPr="0029628B">
        <w:rPr>
          <w:rFonts w:asciiTheme="minorHAnsi" w:hAnsiTheme="minorHAnsi" w:cstheme="minorHAnsi"/>
          <w:sz w:val="22"/>
          <w:szCs w:val="22"/>
        </w:rPr>
        <w:t>Conduct regular safety inspections.</w:t>
      </w:r>
    </w:p>
    <w:p w14:paraId="4C1CE45C" w14:textId="43A96F40" w:rsidR="00582B17" w:rsidRPr="0029628B" w:rsidRDefault="00007A26" w:rsidP="0062058E">
      <w:pPr>
        <w:pStyle w:val="1AutoList5"/>
        <w:numPr>
          <w:ilvl w:val="0"/>
          <w:numId w:val="45"/>
        </w:numPr>
        <w:tabs>
          <w:tab w:val="clear" w:pos="360"/>
          <w:tab w:val="num" w:pos="720"/>
          <w:tab w:val="left" w:pos="1440"/>
          <w:tab w:val="left" w:pos="2160"/>
          <w:tab w:val="left" w:pos="2880"/>
        </w:tabs>
        <w:ind w:left="720"/>
        <w:rPr>
          <w:rFonts w:asciiTheme="minorHAnsi" w:hAnsiTheme="minorHAnsi" w:cstheme="minorHAnsi"/>
          <w:sz w:val="22"/>
          <w:szCs w:val="22"/>
        </w:rPr>
      </w:pPr>
      <w:r w:rsidRPr="0029628B">
        <w:rPr>
          <w:rFonts w:asciiTheme="minorHAnsi" w:hAnsiTheme="minorHAnsi" w:cstheme="minorHAnsi"/>
          <w:sz w:val="22"/>
          <w:szCs w:val="22"/>
        </w:rPr>
        <w:t>Report all accidents, near misses</w:t>
      </w:r>
      <w:r w:rsidR="00431D75">
        <w:rPr>
          <w:rFonts w:asciiTheme="minorHAnsi" w:hAnsiTheme="minorHAnsi" w:cstheme="minorHAnsi"/>
          <w:sz w:val="22"/>
          <w:szCs w:val="22"/>
        </w:rPr>
        <w:t>,</w:t>
      </w:r>
      <w:r w:rsidRPr="0029628B">
        <w:rPr>
          <w:rFonts w:asciiTheme="minorHAnsi" w:hAnsiTheme="minorHAnsi" w:cstheme="minorHAnsi"/>
          <w:sz w:val="22"/>
          <w:szCs w:val="22"/>
        </w:rPr>
        <w:t xml:space="preserve"> and violations.</w:t>
      </w:r>
    </w:p>
    <w:p w14:paraId="624A2B3B" w14:textId="77777777" w:rsidR="00582B17" w:rsidRPr="0029628B" w:rsidRDefault="00007A26" w:rsidP="0062058E">
      <w:pPr>
        <w:pStyle w:val="1AutoList5"/>
        <w:numPr>
          <w:ilvl w:val="0"/>
          <w:numId w:val="45"/>
        </w:numPr>
        <w:tabs>
          <w:tab w:val="clear" w:pos="360"/>
          <w:tab w:val="num" w:pos="720"/>
          <w:tab w:val="left" w:pos="1440"/>
          <w:tab w:val="left" w:pos="2160"/>
        </w:tabs>
        <w:ind w:left="720"/>
        <w:rPr>
          <w:rFonts w:asciiTheme="minorHAnsi" w:hAnsiTheme="minorHAnsi" w:cstheme="minorHAnsi"/>
          <w:sz w:val="22"/>
          <w:szCs w:val="22"/>
        </w:rPr>
      </w:pPr>
      <w:r w:rsidRPr="0029628B">
        <w:rPr>
          <w:rFonts w:asciiTheme="minorHAnsi" w:hAnsiTheme="minorHAnsi" w:cstheme="minorHAnsi"/>
          <w:sz w:val="22"/>
          <w:szCs w:val="22"/>
        </w:rPr>
        <w:t>Write citations to all Hedrick Brothers employees and subcontractors in violation of safety rules.</w:t>
      </w:r>
    </w:p>
    <w:p w14:paraId="01FBF0F6" w14:textId="77777777" w:rsidR="00582B17" w:rsidRPr="0029628B" w:rsidRDefault="00007A26" w:rsidP="0062058E">
      <w:pPr>
        <w:pStyle w:val="1AutoList5"/>
        <w:numPr>
          <w:ilvl w:val="0"/>
          <w:numId w:val="45"/>
        </w:numPr>
        <w:tabs>
          <w:tab w:val="clear" w:pos="360"/>
          <w:tab w:val="num" w:pos="720"/>
          <w:tab w:val="left" w:pos="1440"/>
          <w:tab w:val="left" w:pos="2160"/>
        </w:tabs>
        <w:ind w:left="720"/>
        <w:rPr>
          <w:rFonts w:asciiTheme="minorHAnsi" w:hAnsiTheme="minorHAnsi" w:cstheme="minorHAnsi"/>
          <w:sz w:val="22"/>
          <w:szCs w:val="22"/>
        </w:rPr>
      </w:pPr>
      <w:r w:rsidRPr="0029628B">
        <w:rPr>
          <w:rFonts w:asciiTheme="minorHAnsi" w:hAnsiTheme="minorHAnsi" w:cstheme="minorHAnsi"/>
          <w:sz w:val="22"/>
          <w:szCs w:val="22"/>
        </w:rPr>
        <w:t>Main</w:t>
      </w:r>
      <w:r w:rsidR="00BC3B13">
        <w:rPr>
          <w:rFonts w:asciiTheme="minorHAnsi" w:hAnsiTheme="minorHAnsi" w:cstheme="minorHAnsi"/>
          <w:sz w:val="22"/>
          <w:szCs w:val="22"/>
        </w:rPr>
        <w:t xml:space="preserve">tain </w:t>
      </w:r>
      <w:r w:rsidRPr="0029628B">
        <w:rPr>
          <w:rFonts w:asciiTheme="minorHAnsi" w:hAnsiTheme="minorHAnsi" w:cstheme="minorHAnsi"/>
          <w:sz w:val="22"/>
          <w:szCs w:val="22"/>
        </w:rPr>
        <w:t>SDS sheets in 3-ring binder as well as copies of reports and violations.</w:t>
      </w:r>
    </w:p>
    <w:p w14:paraId="6D9D8897" w14:textId="43220991" w:rsidR="00582B17" w:rsidRPr="0029628B" w:rsidRDefault="00007A26" w:rsidP="0062058E">
      <w:pPr>
        <w:pStyle w:val="1AutoList5"/>
        <w:numPr>
          <w:ilvl w:val="0"/>
          <w:numId w:val="45"/>
        </w:numPr>
        <w:tabs>
          <w:tab w:val="clear" w:pos="360"/>
          <w:tab w:val="num" w:pos="720"/>
          <w:tab w:val="left" w:pos="1440"/>
          <w:tab w:val="left" w:pos="2160"/>
          <w:tab w:val="left" w:pos="2880"/>
        </w:tabs>
        <w:ind w:left="72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Superintendent</w:t>
      </w:r>
      <w:r w:rsidRPr="0029628B">
        <w:rPr>
          <w:rFonts w:asciiTheme="minorHAnsi" w:hAnsiTheme="minorHAnsi" w:cstheme="minorHAnsi"/>
          <w:sz w:val="22"/>
          <w:szCs w:val="22"/>
        </w:rPr>
        <w:t xml:space="preserve"> shall support the Safety </w:t>
      </w:r>
      <w:r w:rsidR="00AF6414">
        <w:rPr>
          <w:rFonts w:asciiTheme="minorHAnsi" w:hAnsiTheme="minorHAnsi" w:cstheme="minorHAnsi"/>
          <w:sz w:val="22"/>
          <w:szCs w:val="22"/>
        </w:rPr>
        <w:t>Department</w:t>
      </w:r>
      <w:r w:rsidRPr="0029628B">
        <w:rPr>
          <w:rFonts w:asciiTheme="minorHAnsi" w:hAnsiTheme="minorHAnsi" w:cstheme="minorHAnsi"/>
          <w:sz w:val="22"/>
          <w:szCs w:val="22"/>
        </w:rPr>
        <w:t xml:space="preserve"> 100%.</w:t>
      </w:r>
    </w:p>
    <w:p w14:paraId="4F0F6F3D" w14:textId="7D0BF401" w:rsidR="00582B17" w:rsidRPr="0029628B" w:rsidRDefault="00007A26" w:rsidP="0062058E">
      <w:pPr>
        <w:numPr>
          <w:ilvl w:val="0"/>
          <w:numId w:val="45"/>
        </w:numPr>
        <w:tabs>
          <w:tab w:val="clear" w:pos="360"/>
          <w:tab w:val="num" w:pos="720"/>
          <w:tab w:val="num" w:pos="810"/>
        </w:tabs>
        <w:ind w:left="72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Superintendent</w:t>
      </w:r>
      <w:r w:rsidRPr="0029628B">
        <w:rPr>
          <w:rFonts w:asciiTheme="minorHAnsi" w:hAnsiTheme="minorHAnsi" w:cstheme="minorHAnsi"/>
          <w:sz w:val="22"/>
          <w:szCs w:val="22"/>
        </w:rPr>
        <w:t xml:space="preserve"> and</w:t>
      </w:r>
      <w:r w:rsidR="00AF6414">
        <w:rPr>
          <w:rFonts w:asciiTheme="minorHAnsi" w:hAnsiTheme="minorHAnsi" w:cstheme="minorHAnsi"/>
          <w:sz w:val="22"/>
          <w:szCs w:val="22"/>
        </w:rPr>
        <w:t>/</w:t>
      </w:r>
      <w:r w:rsidRPr="0029628B">
        <w:rPr>
          <w:rFonts w:asciiTheme="minorHAnsi" w:hAnsiTheme="minorHAnsi" w:cstheme="minorHAnsi"/>
          <w:sz w:val="22"/>
          <w:szCs w:val="22"/>
        </w:rPr>
        <w:t xml:space="preserve">or </w:t>
      </w:r>
      <w:r w:rsidRPr="0029628B">
        <w:rPr>
          <w:rFonts w:asciiTheme="minorHAnsi" w:hAnsiTheme="minorHAnsi" w:cstheme="minorHAnsi"/>
          <w:i/>
          <w:iCs/>
          <w:sz w:val="22"/>
          <w:szCs w:val="22"/>
        </w:rPr>
        <w:t xml:space="preserve">Safety </w:t>
      </w:r>
      <w:r w:rsidR="0007376A">
        <w:rPr>
          <w:rFonts w:asciiTheme="minorHAnsi" w:hAnsiTheme="minorHAnsi" w:cstheme="minorHAnsi"/>
          <w:i/>
          <w:iCs/>
          <w:sz w:val="22"/>
          <w:szCs w:val="22"/>
        </w:rPr>
        <w:t>Coordinator</w:t>
      </w:r>
      <w:r w:rsidRPr="0029628B">
        <w:rPr>
          <w:rFonts w:asciiTheme="minorHAnsi" w:hAnsiTheme="minorHAnsi" w:cstheme="minorHAnsi"/>
          <w:sz w:val="22"/>
          <w:szCs w:val="22"/>
        </w:rPr>
        <w:t xml:space="preserve"> shall exercise their authority to request any safety violators </w:t>
      </w:r>
      <w:r w:rsidR="0007376A" w:rsidRPr="0029628B">
        <w:rPr>
          <w:rFonts w:asciiTheme="minorHAnsi" w:hAnsiTheme="minorHAnsi" w:cstheme="minorHAnsi"/>
          <w:sz w:val="22"/>
          <w:szCs w:val="22"/>
        </w:rPr>
        <w:t>leave</w:t>
      </w:r>
      <w:r w:rsidRPr="0029628B">
        <w:rPr>
          <w:rFonts w:asciiTheme="minorHAnsi" w:hAnsiTheme="minorHAnsi" w:cstheme="minorHAnsi"/>
          <w:sz w:val="22"/>
          <w:szCs w:val="22"/>
        </w:rPr>
        <w:t xml:space="preserve"> the job site at any time.</w:t>
      </w:r>
    </w:p>
    <w:p w14:paraId="7194DBDC" w14:textId="77777777" w:rsidR="00582B17" w:rsidRPr="0029628B" w:rsidRDefault="00582B17">
      <w:pPr>
        <w:tabs>
          <w:tab w:val="left" w:pos="720"/>
          <w:tab w:val="num" w:pos="810"/>
        </w:tabs>
        <w:ind w:left="360"/>
        <w:jc w:val="both"/>
        <w:rPr>
          <w:rFonts w:asciiTheme="minorHAnsi" w:hAnsiTheme="minorHAnsi" w:cstheme="minorHAnsi"/>
          <w:sz w:val="22"/>
          <w:szCs w:val="22"/>
        </w:rPr>
      </w:pPr>
    </w:p>
    <w:p w14:paraId="4B15D520" w14:textId="0BF2FD18" w:rsidR="00B0581F" w:rsidRPr="009F5AE5" w:rsidRDefault="009F5AE5" w:rsidP="00007A26">
      <w:pPr>
        <w:numPr>
          <w:ilvl w:val="1"/>
          <w:numId w:val="36"/>
        </w:numPr>
        <w:tabs>
          <w:tab w:val="clear" w:pos="1440"/>
          <w:tab w:val="num" w:pos="0"/>
          <w:tab w:val="num" w:pos="360"/>
        </w:tabs>
        <w:ind w:left="360"/>
        <w:jc w:val="both"/>
        <w:rPr>
          <w:rFonts w:asciiTheme="minorHAnsi" w:hAnsiTheme="minorHAnsi" w:cstheme="minorHAnsi"/>
          <w:sz w:val="22"/>
          <w:szCs w:val="22"/>
        </w:rPr>
      </w:pPr>
      <w:commentRangeStart w:id="123"/>
      <w:commentRangeStart w:id="124"/>
      <w:r>
        <w:rPr>
          <w:rFonts w:asciiTheme="minorHAnsi" w:hAnsiTheme="minorHAnsi" w:cstheme="minorBidi"/>
          <w:i/>
          <w:iCs/>
          <w:sz w:val="22"/>
          <w:szCs w:val="22"/>
        </w:rPr>
        <w:t xml:space="preserve">The </w:t>
      </w:r>
      <w:r w:rsidRPr="5E0CD521">
        <w:rPr>
          <w:rFonts w:asciiTheme="minorHAnsi" w:hAnsiTheme="minorHAnsi" w:cstheme="minorBidi"/>
          <w:i/>
          <w:iCs/>
          <w:sz w:val="22"/>
          <w:szCs w:val="22"/>
        </w:rPr>
        <w:t>Project Safety Officer</w:t>
      </w:r>
      <w:r w:rsidRPr="5E0CD521">
        <w:rPr>
          <w:rFonts w:asciiTheme="minorHAnsi" w:hAnsiTheme="minorHAnsi" w:cstheme="minorBidi"/>
          <w:sz w:val="22"/>
          <w:szCs w:val="22"/>
        </w:rPr>
        <w:t xml:space="preserve"> will be </w:t>
      </w:r>
      <w:r>
        <w:rPr>
          <w:rFonts w:asciiTheme="minorHAnsi" w:hAnsiTheme="minorHAnsi" w:cstheme="minorBidi"/>
          <w:sz w:val="22"/>
          <w:szCs w:val="22"/>
        </w:rPr>
        <w:t xml:space="preserve"> </w:t>
      </w:r>
      <w:r w:rsidR="00F73DF8">
        <w:rPr>
          <w:rFonts w:asciiTheme="minorHAnsi" w:hAnsiTheme="minorHAnsi" w:cstheme="minorBidi"/>
          <w:sz w:val="22"/>
          <w:szCs w:val="22"/>
        </w:rPr>
        <w:fldChar w:fldCharType="begin">
          <w:ffData>
            <w:name w:val="ProjectSafetyOfficer"/>
            <w:enabled/>
            <w:calcOnExit w:val="0"/>
            <w:textInput>
              <w:default w:val="Assigned Hedrick Brothers Safety Coordinator"/>
            </w:textInput>
          </w:ffData>
        </w:fldChar>
      </w:r>
      <w:bookmarkStart w:id="125" w:name="ProjectSafetyOfficer"/>
      <w:r w:rsidR="00F73DF8">
        <w:rPr>
          <w:rFonts w:asciiTheme="minorHAnsi" w:hAnsiTheme="minorHAnsi" w:cstheme="minorBidi"/>
          <w:sz w:val="22"/>
          <w:szCs w:val="22"/>
        </w:rPr>
        <w:instrText xml:space="preserve"> FORMTEXT </w:instrText>
      </w:r>
      <w:r w:rsidR="00F73DF8">
        <w:rPr>
          <w:rFonts w:asciiTheme="minorHAnsi" w:hAnsiTheme="minorHAnsi" w:cstheme="minorBidi"/>
          <w:sz w:val="22"/>
          <w:szCs w:val="22"/>
        </w:rPr>
      </w:r>
      <w:r w:rsidR="00F73DF8">
        <w:rPr>
          <w:rFonts w:asciiTheme="minorHAnsi" w:hAnsiTheme="minorHAnsi" w:cstheme="minorBidi"/>
          <w:sz w:val="22"/>
          <w:szCs w:val="22"/>
        </w:rPr>
        <w:fldChar w:fldCharType="separate"/>
      </w:r>
      <w:r w:rsidR="00F73DF8">
        <w:rPr>
          <w:rFonts w:asciiTheme="minorHAnsi" w:hAnsiTheme="minorHAnsi" w:cstheme="minorBidi"/>
          <w:noProof/>
          <w:sz w:val="22"/>
          <w:szCs w:val="22"/>
        </w:rPr>
        <w:t>Assigned Hedrick Brothers Safety Coordinator</w:t>
      </w:r>
      <w:r w:rsidR="00F73DF8">
        <w:rPr>
          <w:rFonts w:asciiTheme="minorHAnsi" w:hAnsiTheme="minorHAnsi" w:cstheme="minorBidi"/>
          <w:sz w:val="22"/>
          <w:szCs w:val="22"/>
        </w:rPr>
        <w:fldChar w:fldCharType="end"/>
      </w:r>
      <w:bookmarkEnd w:id="125"/>
      <w:r w:rsidRPr="5E0CD521">
        <w:rPr>
          <w:rFonts w:asciiTheme="minorHAnsi" w:hAnsiTheme="minorHAnsi" w:cstheme="minorBidi"/>
          <w:i/>
          <w:iCs/>
          <w:sz w:val="22"/>
          <w:szCs w:val="22"/>
        </w:rPr>
        <w:t xml:space="preserve"> </w:t>
      </w:r>
      <w:r w:rsidRPr="5E0CD521">
        <w:rPr>
          <w:rFonts w:asciiTheme="minorHAnsi" w:hAnsiTheme="minorHAnsi" w:cstheme="minorBidi"/>
          <w:sz w:val="22"/>
          <w:szCs w:val="22"/>
        </w:rPr>
        <w:t>.  Their duties shall be:</w:t>
      </w:r>
    </w:p>
    <w:p w14:paraId="227CEF11" w14:textId="40F558DA" w:rsidR="009F5AE5" w:rsidRDefault="005C7AB8" w:rsidP="005C7AB8">
      <w:pPr>
        <w:numPr>
          <w:ilvl w:val="2"/>
          <w:numId w:val="49"/>
        </w:numPr>
        <w:ind w:left="720"/>
        <w:jc w:val="both"/>
        <w:rPr>
          <w:rFonts w:asciiTheme="minorHAnsi" w:hAnsiTheme="minorHAnsi" w:cstheme="minorHAnsi"/>
          <w:sz w:val="22"/>
          <w:szCs w:val="22"/>
        </w:rPr>
      </w:pPr>
      <w:r>
        <w:rPr>
          <w:rFonts w:asciiTheme="minorHAnsi" w:hAnsiTheme="minorHAnsi" w:cstheme="minorHAnsi"/>
          <w:sz w:val="22"/>
          <w:szCs w:val="22"/>
        </w:rPr>
        <w:t xml:space="preserve"> </w:t>
      </w:r>
    </w:p>
    <w:p w14:paraId="365D1011" w14:textId="7DBE1DBA" w:rsidR="005C7AB8" w:rsidRDefault="005C7AB8" w:rsidP="005C7AB8">
      <w:pPr>
        <w:numPr>
          <w:ilvl w:val="2"/>
          <w:numId w:val="49"/>
        </w:numPr>
        <w:ind w:left="720"/>
        <w:jc w:val="both"/>
        <w:rPr>
          <w:rFonts w:asciiTheme="minorHAnsi" w:hAnsiTheme="minorHAnsi" w:cstheme="minorHAnsi"/>
          <w:sz w:val="22"/>
          <w:szCs w:val="22"/>
        </w:rPr>
      </w:pPr>
      <w:r>
        <w:rPr>
          <w:rFonts w:asciiTheme="minorHAnsi" w:hAnsiTheme="minorHAnsi" w:cstheme="minorHAnsi"/>
          <w:sz w:val="22"/>
          <w:szCs w:val="22"/>
        </w:rPr>
        <w:t xml:space="preserve"> </w:t>
      </w:r>
    </w:p>
    <w:p w14:paraId="36EF730E" w14:textId="680D4A92" w:rsidR="005C7AB8" w:rsidRDefault="005C7AB8" w:rsidP="005C7AB8">
      <w:pPr>
        <w:numPr>
          <w:ilvl w:val="2"/>
          <w:numId w:val="49"/>
        </w:numPr>
        <w:ind w:left="720"/>
        <w:jc w:val="both"/>
        <w:rPr>
          <w:rFonts w:asciiTheme="minorHAnsi" w:hAnsiTheme="minorHAnsi" w:cstheme="minorHAnsi"/>
          <w:sz w:val="22"/>
          <w:szCs w:val="22"/>
        </w:rPr>
      </w:pPr>
      <w:r>
        <w:rPr>
          <w:rFonts w:asciiTheme="minorHAnsi" w:hAnsiTheme="minorHAnsi" w:cstheme="minorHAnsi"/>
          <w:sz w:val="22"/>
          <w:szCs w:val="22"/>
        </w:rPr>
        <w:t xml:space="preserve"> </w:t>
      </w:r>
    </w:p>
    <w:p w14:paraId="3C9ADC98" w14:textId="56B6BCBB" w:rsidR="005C7AB8" w:rsidRDefault="005C7AB8" w:rsidP="005C7AB8">
      <w:pPr>
        <w:numPr>
          <w:ilvl w:val="2"/>
          <w:numId w:val="49"/>
        </w:numPr>
        <w:ind w:left="720"/>
        <w:jc w:val="both"/>
        <w:rPr>
          <w:rFonts w:asciiTheme="minorHAnsi" w:hAnsiTheme="minorHAnsi" w:cstheme="minorHAnsi"/>
          <w:sz w:val="22"/>
          <w:szCs w:val="22"/>
        </w:rPr>
      </w:pPr>
      <w:r>
        <w:rPr>
          <w:rFonts w:asciiTheme="minorHAnsi" w:hAnsiTheme="minorHAnsi" w:cstheme="minorHAnsi"/>
          <w:sz w:val="22"/>
          <w:szCs w:val="22"/>
        </w:rPr>
        <w:t xml:space="preserve"> </w:t>
      </w:r>
    </w:p>
    <w:p w14:paraId="4E93A362" w14:textId="143E2399" w:rsidR="005C7AB8" w:rsidRDefault="005C7AB8" w:rsidP="005C7AB8">
      <w:pPr>
        <w:numPr>
          <w:ilvl w:val="2"/>
          <w:numId w:val="49"/>
        </w:numPr>
        <w:ind w:left="720"/>
        <w:jc w:val="both"/>
        <w:rPr>
          <w:rFonts w:asciiTheme="minorHAnsi" w:hAnsiTheme="minorHAnsi" w:cstheme="minorHAnsi"/>
          <w:sz w:val="22"/>
          <w:szCs w:val="22"/>
        </w:rPr>
      </w:pPr>
      <w:r>
        <w:rPr>
          <w:rFonts w:asciiTheme="minorHAnsi" w:hAnsiTheme="minorHAnsi" w:cstheme="minorHAnsi"/>
          <w:sz w:val="22"/>
          <w:szCs w:val="22"/>
        </w:rPr>
        <w:t xml:space="preserve"> </w:t>
      </w:r>
      <w:commentRangeEnd w:id="123"/>
      <w:r w:rsidR="006D7968">
        <w:rPr>
          <w:rStyle w:val="CommentReference"/>
          <w:rFonts w:asciiTheme="minorHAnsi" w:hAnsiTheme="minorHAnsi" w:cstheme="minorHAnsi"/>
          <w:sz w:val="22"/>
          <w:szCs w:val="22"/>
        </w:rPr>
        <w:commentReference w:id="123"/>
      </w:r>
      <w:commentRangeEnd w:id="124"/>
      <w:r w:rsidR="00A55EFA">
        <w:rPr>
          <w:rStyle w:val="CommentReference"/>
          <w:rFonts w:asciiTheme="minorHAnsi" w:hAnsiTheme="minorHAnsi" w:cstheme="minorHAnsi"/>
          <w:sz w:val="22"/>
          <w:szCs w:val="22"/>
        </w:rPr>
        <w:commentReference w:id="124"/>
      </w:r>
    </w:p>
    <w:p w14:paraId="30461AF0" w14:textId="77777777" w:rsidR="005C7AB8" w:rsidRDefault="005C7AB8" w:rsidP="005C7AB8">
      <w:pPr>
        <w:jc w:val="both"/>
        <w:rPr>
          <w:rFonts w:asciiTheme="minorHAnsi" w:hAnsiTheme="minorHAnsi" w:cstheme="minorHAnsi"/>
          <w:sz w:val="22"/>
          <w:szCs w:val="22"/>
        </w:rPr>
      </w:pPr>
    </w:p>
    <w:p w14:paraId="769D0D3C" w14:textId="5022D7E9" w:rsidR="00336C00" w:rsidRPr="008A1C1E" w:rsidRDefault="00894B09" w:rsidP="00336C00">
      <w:pPr>
        <w:numPr>
          <w:ilvl w:val="1"/>
          <w:numId w:val="36"/>
        </w:numPr>
        <w:tabs>
          <w:tab w:val="clear" w:pos="1440"/>
          <w:tab w:val="num" w:pos="0"/>
          <w:tab w:val="num" w:pos="360"/>
        </w:tabs>
        <w:ind w:left="360"/>
        <w:jc w:val="both"/>
        <w:rPr>
          <w:rFonts w:asciiTheme="minorHAnsi" w:hAnsiTheme="minorHAnsi" w:cstheme="minorHAnsi"/>
          <w:sz w:val="22"/>
          <w:szCs w:val="22"/>
        </w:rPr>
      </w:pPr>
      <w:r w:rsidRPr="008A1C1E">
        <w:rPr>
          <w:rFonts w:asciiTheme="minorHAnsi" w:hAnsiTheme="minorHAnsi" w:cstheme="minorHAnsi"/>
          <w:sz w:val="22"/>
          <w:szCs w:val="22"/>
        </w:rPr>
        <w:t>All HB personnel will</w:t>
      </w:r>
      <w:r w:rsidR="00647A19">
        <w:rPr>
          <w:rFonts w:asciiTheme="minorHAnsi" w:hAnsiTheme="minorHAnsi" w:cstheme="minorHAnsi"/>
          <w:sz w:val="22"/>
          <w:szCs w:val="22"/>
        </w:rPr>
        <w:t xml:space="preserve"> be</w:t>
      </w:r>
      <w:r w:rsidRPr="008A1C1E">
        <w:rPr>
          <w:rFonts w:asciiTheme="minorHAnsi" w:hAnsiTheme="minorHAnsi" w:cstheme="minorHAnsi"/>
          <w:sz w:val="22"/>
          <w:szCs w:val="22"/>
        </w:rPr>
        <w:t xml:space="preserve"> trained and cer</w:t>
      </w:r>
      <w:r w:rsidR="008A1C1E" w:rsidRPr="008A1C1E">
        <w:rPr>
          <w:rFonts w:asciiTheme="minorHAnsi" w:hAnsiTheme="minorHAnsi" w:cstheme="minorHAnsi"/>
          <w:sz w:val="22"/>
          <w:szCs w:val="22"/>
        </w:rPr>
        <w:t>tified in First Aid &amp; CPR.</w:t>
      </w:r>
    </w:p>
    <w:p w14:paraId="54CD245A" w14:textId="77777777" w:rsidR="00336C00" w:rsidRDefault="00336C00" w:rsidP="00336C00">
      <w:pPr>
        <w:ind w:left="360"/>
        <w:jc w:val="both"/>
        <w:rPr>
          <w:rFonts w:asciiTheme="minorHAnsi" w:hAnsiTheme="minorHAnsi" w:cstheme="minorHAnsi"/>
          <w:sz w:val="22"/>
          <w:szCs w:val="22"/>
        </w:rPr>
      </w:pPr>
    </w:p>
    <w:p w14:paraId="4FBB9C8D" w14:textId="77777777" w:rsidR="00336C00" w:rsidRDefault="00336C00" w:rsidP="00007A26">
      <w:pPr>
        <w:numPr>
          <w:ilvl w:val="1"/>
          <w:numId w:val="36"/>
        </w:numPr>
        <w:tabs>
          <w:tab w:val="clear" w:pos="1440"/>
          <w:tab w:val="num" w:pos="0"/>
          <w:tab w:val="num" w:pos="360"/>
        </w:tabs>
        <w:ind w:left="360"/>
        <w:jc w:val="both"/>
        <w:rPr>
          <w:rFonts w:asciiTheme="minorHAnsi" w:hAnsiTheme="minorHAnsi" w:cstheme="minorHAnsi"/>
          <w:sz w:val="22"/>
          <w:szCs w:val="22"/>
        </w:rPr>
      </w:pPr>
      <w:commentRangeStart w:id="126"/>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will enforce Hedrick Brothers safety rules on the job site:</w:t>
      </w:r>
    </w:p>
    <w:p w14:paraId="1231BE67" w14:textId="77777777" w:rsidR="00336C00" w:rsidRPr="0029628B" w:rsidRDefault="00336C00" w:rsidP="00336C00">
      <w:pPr>
        <w:pStyle w:val="1AutoList5"/>
        <w:tabs>
          <w:tab w:val="clear" w:pos="720"/>
          <w:tab w:val="left" w:pos="360"/>
        </w:tabs>
        <w:ind w:left="0" w:firstLine="0"/>
        <w:rPr>
          <w:rFonts w:asciiTheme="minorHAnsi" w:hAnsiTheme="minorHAnsi" w:cstheme="minorHAnsi"/>
          <w:sz w:val="22"/>
          <w:szCs w:val="22"/>
        </w:rPr>
      </w:pPr>
    </w:p>
    <w:p w14:paraId="38DB0CDA" w14:textId="77777777" w:rsidR="00336C00" w:rsidRPr="0029628B" w:rsidRDefault="00336C00" w:rsidP="00336C00">
      <w:pPr>
        <w:numPr>
          <w:ilvl w:val="1"/>
          <w:numId w:val="37"/>
        </w:numPr>
        <w:tabs>
          <w:tab w:val="clear" w:pos="1440"/>
          <w:tab w:val="left" w:pos="2880"/>
          <w:tab w:val="left" w:pos="3240"/>
          <w:tab w:val="left" w:pos="5760"/>
          <w:tab w:val="left" w:pos="6120"/>
        </w:tabs>
        <w:ind w:left="1080"/>
        <w:jc w:val="both"/>
        <w:rPr>
          <w:rFonts w:asciiTheme="minorHAnsi" w:hAnsiTheme="minorHAnsi" w:cstheme="minorHAnsi"/>
          <w:sz w:val="22"/>
          <w:szCs w:val="22"/>
        </w:rPr>
      </w:pPr>
      <w:r w:rsidRPr="0029628B">
        <w:rPr>
          <w:rFonts w:asciiTheme="minorHAnsi" w:hAnsiTheme="minorHAnsi" w:cstheme="minorHAnsi"/>
          <w:sz w:val="22"/>
          <w:szCs w:val="22"/>
        </w:rPr>
        <w:t>Hard hats</w:t>
      </w:r>
      <w:r w:rsidRPr="0029628B">
        <w:rPr>
          <w:rFonts w:asciiTheme="minorHAnsi" w:hAnsiTheme="minorHAnsi" w:cstheme="minorHAnsi"/>
          <w:sz w:val="22"/>
          <w:szCs w:val="22"/>
        </w:rPr>
        <w:tab/>
      </w:r>
      <w:r w:rsidRPr="0029628B">
        <w:rPr>
          <w:rFonts w:asciiTheme="minorHAnsi" w:eastAsia="Wingdings" w:hAnsiTheme="minorHAnsi" w:cstheme="minorHAnsi"/>
          <w:sz w:val="22"/>
          <w:szCs w:val="22"/>
        </w:rPr>
        <w:t>§</w:t>
      </w:r>
      <w:r>
        <w:rPr>
          <w:rFonts w:asciiTheme="minorHAnsi" w:hAnsiTheme="minorHAnsi" w:cstheme="minorHAnsi"/>
          <w:sz w:val="22"/>
          <w:szCs w:val="22"/>
        </w:rPr>
        <w:tab/>
      </w:r>
      <w:r w:rsidRPr="0029628B">
        <w:rPr>
          <w:rFonts w:asciiTheme="minorHAnsi" w:hAnsiTheme="minorHAnsi" w:cstheme="minorHAnsi"/>
          <w:sz w:val="22"/>
          <w:szCs w:val="22"/>
        </w:rPr>
        <w:t>Shirts (Non offensive)</w:t>
      </w:r>
      <w:r w:rsidRPr="0029628B">
        <w:rPr>
          <w:rFonts w:asciiTheme="minorHAnsi" w:hAnsiTheme="minorHAnsi" w:cstheme="minorHAnsi"/>
          <w:sz w:val="22"/>
          <w:szCs w:val="22"/>
        </w:rPr>
        <w:tab/>
      </w:r>
      <w:r w:rsidRPr="0029628B">
        <w:rPr>
          <w:rFonts w:asciiTheme="minorHAnsi" w:eastAsia="Wingdings" w:hAnsiTheme="minorHAnsi" w:cstheme="minorHAnsi"/>
          <w:sz w:val="22"/>
          <w:szCs w:val="22"/>
        </w:rPr>
        <w:t>§</w:t>
      </w:r>
      <w:r>
        <w:rPr>
          <w:rFonts w:asciiTheme="minorHAnsi" w:hAnsiTheme="minorHAnsi" w:cstheme="minorHAnsi"/>
          <w:sz w:val="22"/>
          <w:szCs w:val="22"/>
        </w:rPr>
        <w:tab/>
      </w:r>
      <w:r w:rsidRPr="0029628B">
        <w:rPr>
          <w:rFonts w:asciiTheme="minorHAnsi" w:hAnsiTheme="minorHAnsi" w:cstheme="minorHAnsi"/>
          <w:sz w:val="22"/>
          <w:szCs w:val="22"/>
        </w:rPr>
        <w:t>Fall Protection</w:t>
      </w:r>
    </w:p>
    <w:p w14:paraId="28738D19" w14:textId="09403BDA" w:rsidR="00336C00" w:rsidRPr="0029628B" w:rsidRDefault="00336C00" w:rsidP="00336C00">
      <w:pPr>
        <w:numPr>
          <w:ilvl w:val="1"/>
          <w:numId w:val="37"/>
        </w:numPr>
        <w:tabs>
          <w:tab w:val="clear" w:pos="1440"/>
          <w:tab w:val="left" w:pos="2880"/>
          <w:tab w:val="left" w:pos="3240"/>
          <w:tab w:val="left" w:pos="5760"/>
          <w:tab w:val="left" w:pos="6120"/>
        </w:tabs>
        <w:ind w:left="1080"/>
        <w:jc w:val="both"/>
        <w:rPr>
          <w:rFonts w:asciiTheme="minorHAnsi" w:hAnsiTheme="minorHAnsi" w:cstheme="minorHAnsi"/>
          <w:sz w:val="22"/>
          <w:szCs w:val="22"/>
        </w:rPr>
      </w:pPr>
      <w:r w:rsidRPr="0029628B">
        <w:rPr>
          <w:rFonts w:asciiTheme="minorHAnsi" w:hAnsiTheme="minorHAnsi" w:cstheme="minorHAnsi"/>
          <w:sz w:val="22"/>
          <w:szCs w:val="22"/>
        </w:rPr>
        <w:t>Work Boots</w:t>
      </w:r>
      <w:r w:rsidRPr="0029628B">
        <w:rPr>
          <w:rFonts w:asciiTheme="minorHAnsi" w:hAnsiTheme="minorHAnsi" w:cstheme="minorHAnsi"/>
          <w:sz w:val="22"/>
          <w:szCs w:val="22"/>
        </w:rPr>
        <w:tab/>
      </w:r>
      <w:r w:rsidRPr="0029628B">
        <w:rPr>
          <w:rFonts w:asciiTheme="minorHAnsi" w:eastAsia="Wingdings" w:hAnsiTheme="minorHAnsi" w:cstheme="minorHAnsi"/>
          <w:sz w:val="22"/>
          <w:szCs w:val="22"/>
        </w:rPr>
        <w:t>§</w:t>
      </w:r>
      <w:r>
        <w:rPr>
          <w:rFonts w:asciiTheme="minorHAnsi" w:hAnsiTheme="minorHAnsi" w:cstheme="minorHAnsi"/>
          <w:sz w:val="22"/>
          <w:szCs w:val="22"/>
        </w:rPr>
        <w:tab/>
      </w:r>
      <w:r w:rsidRPr="0029628B">
        <w:rPr>
          <w:rFonts w:asciiTheme="minorHAnsi" w:hAnsiTheme="minorHAnsi" w:cstheme="minorHAnsi"/>
          <w:sz w:val="22"/>
          <w:szCs w:val="22"/>
        </w:rPr>
        <w:t>No radios</w:t>
      </w:r>
      <w:r w:rsidR="00163E68">
        <w:rPr>
          <w:rFonts w:asciiTheme="minorHAnsi" w:hAnsiTheme="minorHAnsi" w:cstheme="minorHAnsi"/>
          <w:sz w:val="22"/>
          <w:szCs w:val="22"/>
        </w:rPr>
        <w:t>/ headphones</w:t>
      </w:r>
      <w:r w:rsidRPr="0029628B">
        <w:rPr>
          <w:rFonts w:asciiTheme="minorHAnsi" w:hAnsiTheme="minorHAnsi" w:cstheme="minorHAnsi"/>
          <w:sz w:val="22"/>
          <w:szCs w:val="22"/>
        </w:rPr>
        <w:tab/>
      </w:r>
      <w:r w:rsidRPr="0029628B">
        <w:rPr>
          <w:rFonts w:asciiTheme="minorHAnsi" w:eastAsia="Wingdings" w:hAnsiTheme="minorHAnsi" w:cstheme="minorHAnsi"/>
          <w:sz w:val="22"/>
          <w:szCs w:val="22"/>
        </w:rPr>
        <w:t>§</w:t>
      </w:r>
      <w:r>
        <w:rPr>
          <w:rFonts w:asciiTheme="minorHAnsi" w:hAnsiTheme="minorHAnsi" w:cstheme="minorHAnsi"/>
          <w:sz w:val="22"/>
          <w:szCs w:val="22"/>
        </w:rPr>
        <w:tab/>
      </w:r>
      <w:r w:rsidRPr="0029628B">
        <w:rPr>
          <w:rFonts w:asciiTheme="minorHAnsi" w:hAnsiTheme="minorHAnsi" w:cstheme="minorHAnsi"/>
          <w:sz w:val="22"/>
          <w:szCs w:val="22"/>
        </w:rPr>
        <w:t>Work Gloves</w:t>
      </w:r>
    </w:p>
    <w:p w14:paraId="3EB95245" w14:textId="231BB09D" w:rsidR="00336C00" w:rsidRPr="00336C00" w:rsidRDefault="00336C00" w:rsidP="00336C00">
      <w:pPr>
        <w:pStyle w:val="Header"/>
        <w:numPr>
          <w:ilvl w:val="1"/>
          <w:numId w:val="37"/>
        </w:numPr>
        <w:tabs>
          <w:tab w:val="clear" w:pos="1440"/>
          <w:tab w:val="clear" w:pos="4320"/>
          <w:tab w:val="clear" w:pos="8640"/>
          <w:tab w:val="left" w:pos="360"/>
          <w:tab w:val="left" w:pos="540"/>
          <w:tab w:val="left" w:pos="2880"/>
          <w:tab w:val="left" w:pos="3240"/>
          <w:tab w:val="left" w:pos="5760"/>
          <w:tab w:val="left" w:pos="6120"/>
        </w:tabs>
        <w:ind w:left="1080"/>
        <w:jc w:val="both"/>
        <w:rPr>
          <w:rFonts w:asciiTheme="minorHAnsi" w:hAnsiTheme="minorHAnsi" w:cstheme="minorHAnsi"/>
          <w:sz w:val="22"/>
          <w:szCs w:val="22"/>
        </w:rPr>
      </w:pPr>
      <w:r w:rsidRPr="0029628B">
        <w:rPr>
          <w:rFonts w:asciiTheme="minorHAnsi" w:hAnsiTheme="minorHAnsi" w:cstheme="minorHAnsi"/>
          <w:sz w:val="22"/>
          <w:szCs w:val="22"/>
        </w:rPr>
        <w:t>Long pants</w:t>
      </w:r>
      <w:r w:rsidRPr="0029628B">
        <w:rPr>
          <w:rFonts w:asciiTheme="minorHAnsi" w:hAnsiTheme="minorHAnsi" w:cstheme="minorHAnsi"/>
          <w:sz w:val="22"/>
          <w:szCs w:val="22"/>
        </w:rPr>
        <w:tab/>
      </w:r>
      <w:r w:rsidRPr="0029628B">
        <w:rPr>
          <w:rFonts w:asciiTheme="minorHAnsi" w:eastAsia="Wingdings" w:hAnsiTheme="minorHAnsi" w:cstheme="minorHAnsi"/>
          <w:sz w:val="22"/>
          <w:szCs w:val="22"/>
        </w:rPr>
        <w:t>§</w:t>
      </w:r>
      <w:r>
        <w:rPr>
          <w:rFonts w:asciiTheme="minorHAnsi" w:hAnsiTheme="minorHAnsi" w:cstheme="minorHAnsi"/>
          <w:sz w:val="22"/>
          <w:szCs w:val="22"/>
        </w:rPr>
        <w:tab/>
      </w:r>
      <w:r w:rsidRPr="0029628B">
        <w:rPr>
          <w:rFonts w:asciiTheme="minorHAnsi" w:hAnsiTheme="minorHAnsi" w:cstheme="minorHAnsi"/>
          <w:sz w:val="22"/>
          <w:szCs w:val="22"/>
        </w:rPr>
        <w:t>Safety glasses</w:t>
      </w:r>
      <w:r w:rsidR="00AF06C0">
        <w:rPr>
          <w:rFonts w:asciiTheme="minorHAnsi" w:hAnsiTheme="minorHAnsi" w:cstheme="minorHAnsi"/>
          <w:sz w:val="22"/>
          <w:szCs w:val="22"/>
        </w:rPr>
        <w:tab/>
      </w:r>
      <w:r w:rsidR="00AF06C0" w:rsidRPr="0029628B">
        <w:rPr>
          <w:rFonts w:asciiTheme="minorHAnsi" w:eastAsia="Wingdings" w:hAnsiTheme="minorHAnsi" w:cstheme="minorHAnsi"/>
          <w:sz w:val="22"/>
          <w:szCs w:val="22"/>
        </w:rPr>
        <w:t>§</w:t>
      </w:r>
      <w:r w:rsidR="00AF06C0">
        <w:rPr>
          <w:rFonts w:asciiTheme="minorHAnsi" w:hAnsiTheme="minorHAnsi" w:cstheme="minorHAnsi"/>
          <w:sz w:val="22"/>
          <w:szCs w:val="22"/>
        </w:rPr>
        <w:tab/>
      </w:r>
      <w:commentRangeEnd w:id="126"/>
      <w:r w:rsidR="005C7AB8">
        <w:rPr>
          <w:rStyle w:val="CommentReference"/>
          <w:rFonts w:asciiTheme="minorHAnsi" w:hAnsiTheme="minorHAnsi" w:cstheme="minorHAnsi"/>
          <w:sz w:val="22"/>
          <w:szCs w:val="22"/>
        </w:rPr>
        <w:commentReference w:id="126"/>
      </w:r>
      <w:r w:rsidR="00163E68">
        <w:rPr>
          <w:rFonts w:asciiTheme="minorHAnsi" w:hAnsiTheme="minorHAnsi" w:cstheme="minorHAnsi"/>
          <w:sz w:val="22"/>
          <w:szCs w:val="22"/>
        </w:rPr>
        <w:t>Respirators</w:t>
      </w:r>
    </w:p>
    <w:p w14:paraId="36FEB5B0" w14:textId="77777777" w:rsidR="00582B17" w:rsidRPr="0029628B" w:rsidRDefault="00582B17">
      <w:pPr>
        <w:jc w:val="both"/>
        <w:rPr>
          <w:rFonts w:asciiTheme="minorHAnsi" w:hAnsiTheme="minorHAnsi" w:cstheme="minorHAnsi"/>
          <w:sz w:val="22"/>
          <w:szCs w:val="22"/>
        </w:rPr>
      </w:pPr>
    </w:p>
    <w:p w14:paraId="35E1ABD5" w14:textId="77777777" w:rsidR="00582B17" w:rsidRPr="0029628B"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29628B">
        <w:rPr>
          <w:rFonts w:asciiTheme="minorHAnsi" w:hAnsiTheme="minorHAnsi" w:cstheme="minorHAnsi"/>
          <w:sz w:val="22"/>
          <w:szCs w:val="22"/>
        </w:rPr>
        <w:t>All temporary power will be GFI protected.</w:t>
      </w:r>
    </w:p>
    <w:p w14:paraId="30D7AA69" w14:textId="77777777" w:rsidR="00582B17" w:rsidRPr="0029628B" w:rsidRDefault="00582B17">
      <w:pPr>
        <w:pStyle w:val="1AutoList5"/>
        <w:ind w:left="0" w:firstLine="0"/>
        <w:rPr>
          <w:rFonts w:asciiTheme="minorHAnsi" w:hAnsiTheme="minorHAnsi" w:cstheme="minorHAnsi"/>
          <w:sz w:val="22"/>
          <w:szCs w:val="22"/>
        </w:rPr>
      </w:pPr>
    </w:p>
    <w:p w14:paraId="170028AA" w14:textId="77777777" w:rsidR="00582B17" w:rsidRPr="0029628B"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29628B">
        <w:rPr>
          <w:rFonts w:asciiTheme="minorHAnsi" w:hAnsiTheme="minorHAnsi" w:cstheme="minorHAnsi"/>
          <w:sz w:val="22"/>
          <w:szCs w:val="22"/>
        </w:rPr>
        <w:t>All scaffolding is to be OSHA compliant</w:t>
      </w:r>
      <w:r w:rsidR="00AF06C0">
        <w:rPr>
          <w:rFonts w:asciiTheme="minorHAnsi" w:hAnsiTheme="minorHAnsi" w:cstheme="minorHAnsi"/>
          <w:sz w:val="22"/>
          <w:szCs w:val="22"/>
        </w:rPr>
        <w:t xml:space="preserve"> and tagged</w:t>
      </w:r>
      <w:r w:rsidRPr="0029628B">
        <w:rPr>
          <w:rFonts w:asciiTheme="minorHAnsi" w:hAnsiTheme="minorHAnsi" w:cstheme="minorHAnsi"/>
          <w:sz w:val="22"/>
          <w:szCs w:val="22"/>
        </w:rPr>
        <w:t>.</w:t>
      </w:r>
    </w:p>
    <w:p w14:paraId="7196D064" w14:textId="77777777" w:rsidR="00582B17" w:rsidRPr="0029628B" w:rsidRDefault="00582B17">
      <w:pPr>
        <w:pStyle w:val="1AutoList5"/>
        <w:ind w:left="0" w:firstLine="0"/>
        <w:rPr>
          <w:rFonts w:asciiTheme="minorHAnsi" w:hAnsiTheme="minorHAnsi" w:cstheme="minorHAnsi"/>
          <w:sz w:val="22"/>
          <w:szCs w:val="22"/>
        </w:rPr>
      </w:pPr>
    </w:p>
    <w:p w14:paraId="44FF1F43" w14:textId="77777777" w:rsidR="00582B17" w:rsidRPr="0029628B"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29628B">
        <w:rPr>
          <w:rFonts w:asciiTheme="minorHAnsi" w:hAnsiTheme="minorHAnsi" w:cstheme="minorHAnsi"/>
          <w:sz w:val="22"/>
          <w:szCs w:val="22"/>
        </w:rPr>
        <w:t>Alcohol and controlled substance use will not be permitted nor tolerated on the job site.</w:t>
      </w:r>
    </w:p>
    <w:p w14:paraId="34FF1C98" w14:textId="77777777" w:rsidR="00582B17" w:rsidRPr="00575743" w:rsidRDefault="00582B17">
      <w:pPr>
        <w:pStyle w:val="1AutoList5"/>
        <w:ind w:left="0" w:firstLine="0"/>
        <w:rPr>
          <w:rFonts w:asciiTheme="minorHAnsi" w:hAnsiTheme="minorHAnsi" w:cstheme="minorHAnsi"/>
          <w:sz w:val="22"/>
          <w:szCs w:val="22"/>
        </w:rPr>
      </w:pPr>
    </w:p>
    <w:p w14:paraId="3C9EF22D" w14:textId="5CCCACF5" w:rsidR="00582B17" w:rsidRPr="00575743"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575743">
        <w:rPr>
          <w:rFonts w:asciiTheme="minorHAnsi" w:hAnsiTheme="minorHAnsi" w:cstheme="minorHAnsi"/>
          <w:sz w:val="22"/>
          <w:szCs w:val="22"/>
        </w:rPr>
        <w:t xml:space="preserve">The </w:t>
      </w:r>
      <w:r w:rsidRPr="00575743">
        <w:rPr>
          <w:rFonts w:asciiTheme="minorHAnsi" w:hAnsiTheme="minorHAnsi" w:cstheme="minorHAnsi"/>
          <w:i/>
          <w:iCs/>
          <w:sz w:val="22"/>
          <w:szCs w:val="22"/>
        </w:rPr>
        <w:t>Project Superintendent</w:t>
      </w:r>
      <w:r w:rsidRPr="00575743">
        <w:rPr>
          <w:rFonts w:asciiTheme="minorHAnsi" w:hAnsiTheme="minorHAnsi" w:cstheme="minorHAnsi"/>
          <w:sz w:val="22"/>
          <w:szCs w:val="22"/>
        </w:rPr>
        <w:t xml:space="preserve"> will </w:t>
      </w:r>
      <w:r w:rsidR="00331570">
        <w:rPr>
          <w:rFonts w:asciiTheme="minorHAnsi" w:hAnsiTheme="minorHAnsi" w:cstheme="minorHAnsi"/>
          <w:sz w:val="22"/>
          <w:szCs w:val="22"/>
        </w:rPr>
        <w:t xml:space="preserve">conduct a </w:t>
      </w:r>
      <w:r w:rsidR="00DB40C1">
        <w:rPr>
          <w:rFonts w:asciiTheme="minorHAnsi" w:hAnsiTheme="minorHAnsi" w:cstheme="minorHAnsi"/>
          <w:sz w:val="22"/>
          <w:szCs w:val="22"/>
        </w:rPr>
        <w:t>site-specific</w:t>
      </w:r>
      <w:r w:rsidR="00331570">
        <w:rPr>
          <w:rFonts w:asciiTheme="minorHAnsi" w:hAnsiTheme="minorHAnsi" w:cstheme="minorHAnsi"/>
          <w:sz w:val="22"/>
          <w:szCs w:val="22"/>
        </w:rPr>
        <w:t xml:space="preserve"> safety orientation </w:t>
      </w:r>
      <w:r w:rsidR="000A2242">
        <w:rPr>
          <w:rFonts w:asciiTheme="minorHAnsi" w:hAnsiTheme="minorHAnsi" w:cstheme="minorHAnsi"/>
          <w:sz w:val="22"/>
          <w:szCs w:val="22"/>
        </w:rPr>
        <w:t xml:space="preserve">for each </w:t>
      </w:r>
      <w:r w:rsidR="00915AC1">
        <w:rPr>
          <w:rFonts w:asciiTheme="minorHAnsi" w:hAnsiTheme="minorHAnsi" w:cstheme="minorHAnsi"/>
          <w:sz w:val="22"/>
          <w:szCs w:val="22"/>
        </w:rPr>
        <w:t>subcontractor</w:t>
      </w:r>
      <w:r w:rsidRPr="00575743">
        <w:rPr>
          <w:rFonts w:asciiTheme="minorHAnsi" w:hAnsiTheme="minorHAnsi" w:cstheme="minorHAnsi"/>
          <w:sz w:val="22"/>
          <w:szCs w:val="22"/>
        </w:rPr>
        <w:t xml:space="preserve"> prior to their commencement of work on the job site.</w:t>
      </w:r>
      <w:r w:rsidR="000A2242">
        <w:rPr>
          <w:rFonts w:asciiTheme="minorHAnsi" w:hAnsiTheme="minorHAnsi" w:cstheme="minorHAnsi"/>
          <w:sz w:val="22"/>
          <w:szCs w:val="22"/>
        </w:rPr>
        <w:t xml:space="preserve"> Safety orientations are an ongoing </w:t>
      </w:r>
      <w:r w:rsidR="00DB40C1">
        <w:rPr>
          <w:rFonts w:asciiTheme="minorHAnsi" w:hAnsiTheme="minorHAnsi" w:cstheme="minorHAnsi"/>
          <w:sz w:val="22"/>
          <w:szCs w:val="22"/>
        </w:rPr>
        <w:t>effort;</w:t>
      </w:r>
      <w:r w:rsidR="000A2242">
        <w:rPr>
          <w:rFonts w:asciiTheme="minorHAnsi" w:hAnsiTheme="minorHAnsi" w:cstheme="minorHAnsi"/>
          <w:sz w:val="22"/>
          <w:szCs w:val="22"/>
        </w:rPr>
        <w:t xml:space="preserve"> all new personnel </w:t>
      </w:r>
      <w:r w:rsidR="002F0EC0">
        <w:rPr>
          <w:rFonts w:asciiTheme="minorHAnsi" w:hAnsiTheme="minorHAnsi" w:cstheme="minorHAnsi"/>
          <w:sz w:val="22"/>
          <w:szCs w:val="22"/>
        </w:rPr>
        <w:t xml:space="preserve">shall attend and acknowledge their understanding of the </w:t>
      </w:r>
      <w:r w:rsidR="00C1217A">
        <w:rPr>
          <w:rFonts w:asciiTheme="minorHAnsi" w:hAnsiTheme="minorHAnsi" w:cstheme="minorHAnsi"/>
          <w:sz w:val="22"/>
          <w:szCs w:val="22"/>
        </w:rPr>
        <w:t>instruction prior to commencing work on the job site regardless of when they join the project team.</w:t>
      </w:r>
    </w:p>
    <w:p w14:paraId="6D072C0D" w14:textId="77777777" w:rsidR="00582B17" w:rsidRPr="00575743" w:rsidRDefault="00582B17">
      <w:pPr>
        <w:pStyle w:val="1AutoList5"/>
        <w:ind w:left="0" w:firstLine="0"/>
        <w:rPr>
          <w:rFonts w:asciiTheme="minorHAnsi" w:hAnsiTheme="minorHAnsi" w:cstheme="minorHAnsi"/>
          <w:sz w:val="22"/>
          <w:szCs w:val="22"/>
        </w:rPr>
      </w:pPr>
    </w:p>
    <w:p w14:paraId="3232BAFF" w14:textId="77777777" w:rsidR="00582B17" w:rsidRPr="00575743"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575743">
        <w:rPr>
          <w:rFonts w:asciiTheme="minorHAnsi" w:hAnsiTheme="minorHAnsi" w:cstheme="minorHAnsi"/>
          <w:sz w:val="22"/>
          <w:szCs w:val="22"/>
        </w:rPr>
        <w:t>Violators of any safety rules will receive no grace period for loss of work.  All subcontractors are required to maintain their schedule at their own expense.</w:t>
      </w:r>
    </w:p>
    <w:p w14:paraId="48A21919" w14:textId="77777777" w:rsidR="00582B17" w:rsidRPr="00575743" w:rsidRDefault="00582B17">
      <w:pPr>
        <w:tabs>
          <w:tab w:val="num" w:pos="360"/>
        </w:tabs>
        <w:ind w:left="360" w:hanging="360"/>
        <w:jc w:val="both"/>
        <w:rPr>
          <w:rFonts w:asciiTheme="minorHAnsi" w:hAnsiTheme="minorHAnsi" w:cstheme="minorHAnsi"/>
          <w:sz w:val="22"/>
          <w:szCs w:val="22"/>
        </w:rPr>
      </w:pPr>
    </w:p>
    <w:p w14:paraId="5219965C" w14:textId="046E2F68" w:rsidR="00582B17" w:rsidRPr="00575743" w:rsidRDefault="00007A26" w:rsidP="00007A26">
      <w:pPr>
        <w:pStyle w:val="1AutoList5"/>
        <w:numPr>
          <w:ilvl w:val="2"/>
          <w:numId w:val="37"/>
        </w:numPr>
        <w:tabs>
          <w:tab w:val="clear" w:pos="2340"/>
          <w:tab w:val="num" w:pos="360"/>
          <w:tab w:val="left" w:pos="1440"/>
        </w:tabs>
        <w:ind w:left="360"/>
        <w:rPr>
          <w:rFonts w:asciiTheme="minorHAnsi" w:hAnsiTheme="minorHAnsi" w:cstheme="minorHAnsi"/>
          <w:sz w:val="22"/>
          <w:szCs w:val="22"/>
        </w:rPr>
      </w:pPr>
      <w:r w:rsidRPr="00575743">
        <w:rPr>
          <w:rFonts w:asciiTheme="minorHAnsi" w:hAnsiTheme="minorHAnsi" w:cstheme="minorHAnsi"/>
          <w:sz w:val="22"/>
          <w:szCs w:val="22"/>
        </w:rPr>
        <w:t>Accident reports are to be filled out in accordance with Hedrick Brothers Procedures</w:t>
      </w:r>
      <w:r w:rsidR="00FE0724">
        <w:rPr>
          <w:rFonts w:asciiTheme="minorHAnsi" w:hAnsiTheme="minorHAnsi" w:cstheme="minorHAnsi"/>
          <w:sz w:val="22"/>
          <w:szCs w:val="22"/>
        </w:rPr>
        <w:t>.</w:t>
      </w:r>
    </w:p>
    <w:p w14:paraId="6BD18F9B" w14:textId="77777777" w:rsidR="00582B17" w:rsidRPr="00575743" w:rsidRDefault="00582B17">
      <w:pPr>
        <w:tabs>
          <w:tab w:val="num" w:pos="360"/>
        </w:tabs>
        <w:ind w:left="360" w:hanging="360"/>
        <w:jc w:val="both"/>
        <w:rPr>
          <w:rFonts w:asciiTheme="minorHAnsi" w:hAnsiTheme="minorHAnsi" w:cstheme="minorHAnsi"/>
          <w:sz w:val="22"/>
          <w:szCs w:val="22"/>
        </w:rPr>
      </w:pPr>
    </w:p>
    <w:p w14:paraId="3B084BC3" w14:textId="55C25999" w:rsidR="00582B17" w:rsidRPr="00575743" w:rsidRDefault="00007A26" w:rsidP="1A8BC6EF">
      <w:pPr>
        <w:pStyle w:val="1AutoList5"/>
        <w:numPr>
          <w:ilvl w:val="2"/>
          <w:numId w:val="37"/>
        </w:numPr>
        <w:tabs>
          <w:tab w:val="clear" w:pos="2340"/>
          <w:tab w:val="num" w:pos="360"/>
          <w:tab w:val="left" w:pos="1440"/>
        </w:tabs>
        <w:ind w:left="360"/>
        <w:rPr>
          <w:rFonts w:asciiTheme="minorHAnsi" w:hAnsiTheme="minorHAnsi" w:cstheme="minorBidi"/>
          <w:sz w:val="22"/>
          <w:szCs w:val="22"/>
        </w:rPr>
      </w:pPr>
      <w:commentRangeStart w:id="127"/>
      <w:commentRangeStart w:id="128"/>
      <w:r w:rsidRPr="1A8BC6EF">
        <w:rPr>
          <w:rFonts w:asciiTheme="minorHAnsi" w:hAnsiTheme="minorHAnsi" w:cstheme="minorBidi"/>
          <w:sz w:val="22"/>
          <w:szCs w:val="22"/>
        </w:rPr>
        <w:t xml:space="preserve">The </w:t>
      </w:r>
      <w:r w:rsidRPr="1A8BC6EF">
        <w:rPr>
          <w:rFonts w:asciiTheme="minorHAnsi" w:hAnsiTheme="minorHAnsi" w:cstheme="minorBidi"/>
          <w:i/>
          <w:iCs/>
          <w:sz w:val="22"/>
          <w:szCs w:val="22"/>
        </w:rPr>
        <w:t>Project Manager</w:t>
      </w:r>
      <w:r w:rsidR="1E55961A" w:rsidRPr="1A8BC6EF">
        <w:rPr>
          <w:rFonts w:asciiTheme="minorHAnsi" w:hAnsiTheme="minorHAnsi" w:cstheme="minorBidi"/>
          <w:i/>
          <w:iCs/>
          <w:sz w:val="22"/>
          <w:szCs w:val="22"/>
        </w:rPr>
        <w:t>,</w:t>
      </w:r>
      <w:r w:rsidRPr="1A8BC6EF">
        <w:rPr>
          <w:rFonts w:asciiTheme="minorHAnsi" w:hAnsiTheme="minorHAnsi" w:cstheme="minorBidi"/>
          <w:sz w:val="22"/>
          <w:szCs w:val="22"/>
        </w:rPr>
        <w:t xml:space="preserve"> </w:t>
      </w:r>
      <w:r w:rsidRPr="1A8BC6EF">
        <w:rPr>
          <w:rFonts w:asciiTheme="minorHAnsi" w:hAnsiTheme="minorHAnsi" w:cstheme="minorBidi"/>
          <w:i/>
          <w:iCs/>
          <w:sz w:val="22"/>
          <w:szCs w:val="22"/>
        </w:rPr>
        <w:t>Project Superintendent</w:t>
      </w:r>
      <w:r w:rsidR="35BFA43A" w:rsidRPr="1A8BC6EF">
        <w:rPr>
          <w:rFonts w:asciiTheme="minorHAnsi" w:hAnsiTheme="minorHAnsi" w:cstheme="minorBidi"/>
          <w:i/>
          <w:iCs/>
          <w:sz w:val="22"/>
          <w:szCs w:val="22"/>
        </w:rPr>
        <w:t>, or both</w:t>
      </w:r>
      <w:r w:rsidRPr="1A8BC6EF">
        <w:rPr>
          <w:rFonts w:asciiTheme="minorHAnsi" w:hAnsiTheme="minorHAnsi" w:cstheme="minorBidi"/>
          <w:sz w:val="22"/>
          <w:szCs w:val="22"/>
        </w:rPr>
        <w:t xml:space="preserve"> will notify the Hedrick Brothers Principle In-Charge of any Crisis immediately.</w:t>
      </w:r>
      <w:commentRangeEnd w:id="127"/>
      <w:r w:rsidR="00000C01">
        <w:rPr>
          <w:rStyle w:val="CommentReference"/>
          <w:rFonts w:asciiTheme="minorHAnsi" w:hAnsiTheme="minorHAnsi" w:cstheme="minorBidi"/>
          <w:sz w:val="22"/>
          <w:szCs w:val="22"/>
        </w:rPr>
        <w:commentReference w:id="127"/>
      </w:r>
      <w:commentRangeEnd w:id="128"/>
      <w:r w:rsidR="00E62C77">
        <w:rPr>
          <w:rStyle w:val="CommentReference"/>
          <w:rFonts w:asciiTheme="minorHAnsi" w:hAnsiTheme="minorHAnsi" w:cstheme="minorBidi"/>
          <w:sz w:val="22"/>
          <w:szCs w:val="22"/>
        </w:rPr>
        <w:commentReference w:id="128"/>
      </w:r>
      <w:r w:rsidR="007C6CA1">
        <w:rPr>
          <w:rFonts w:asciiTheme="minorHAnsi" w:hAnsiTheme="minorHAnsi" w:cstheme="minorBidi"/>
          <w:sz w:val="22"/>
          <w:szCs w:val="22"/>
        </w:rPr>
        <w:t xml:space="preserve"> </w:t>
      </w:r>
      <w:r w:rsidR="006F5CF3">
        <w:rPr>
          <w:rFonts w:asciiTheme="minorHAnsi" w:hAnsiTheme="minorHAnsi" w:cstheme="minorBidi"/>
          <w:sz w:val="22"/>
          <w:szCs w:val="22"/>
        </w:rPr>
        <w:t xml:space="preserve">Crisis </w:t>
      </w:r>
      <w:r w:rsidR="000F75A5">
        <w:rPr>
          <w:rFonts w:asciiTheme="minorHAnsi" w:hAnsiTheme="minorHAnsi" w:cstheme="minorBidi"/>
          <w:sz w:val="22"/>
          <w:szCs w:val="22"/>
        </w:rPr>
        <w:t>Communication</w:t>
      </w:r>
      <w:r w:rsidR="006F5CF3">
        <w:rPr>
          <w:rFonts w:asciiTheme="minorHAnsi" w:hAnsiTheme="minorHAnsi" w:cstheme="minorBidi"/>
          <w:sz w:val="22"/>
          <w:szCs w:val="22"/>
        </w:rPr>
        <w:t xml:space="preserve"> Plan</w:t>
      </w:r>
      <w:r w:rsidR="000C3E94">
        <w:rPr>
          <w:rFonts w:asciiTheme="minorHAnsi" w:hAnsiTheme="minorHAnsi" w:cstheme="minorBidi"/>
          <w:sz w:val="22"/>
          <w:szCs w:val="22"/>
        </w:rPr>
        <w:t xml:space="preserve"> linked</w:t>
      </w:r>
      <w:r w:rsidR="008D22CE">
        <w:rPr>
          <w:rFonts w:asciiTheme="minorHAnsi" w:hAnsiTheme="minorHAnsi" w:cstheme="minorBidi"/>
          <w:sz w:val="22"/>
          <w:szCs w:val="22"/>
        </w:rPr>
        <w:t xml:space="preserve"> </w:t>
      </w:r>
      <w:hyperlink r:id="rId17" w:history="1">
        <w:r w:rsidR="00C436FC" w:rsidRPr="00E62C77">
          <w:rPr>
            <w:rStyle w:val="Hyperlink"/>
            <w:rFonts w:asciiTheme="minorHAnsi" w:hAnsiTheme="minorHAnsi" w:cstheme="minorBidi"/>
            <w:sz w:val="22"/>
            <w:szCs w:val="22"/>
          </w:rPr>
          <w:t>here</w:t>
        </w:r>
      </w:hyperlink>
      <w:r w:rsidR="00C436FC">
        <w:rPr>
          <w:rFonts w:asciiTheme="minorHAnsi" w:hAnsiTheme="minorHAnsi" w:cstheme="minorBidi"/>
          <w:sz w:val="22"/>
          <w:szCs w:val="22"/>
        </w:rPr>
        <w:t>.</w:t>
      </w:r>
    </w:p>
    <w:p w14:paraId="238601FE" w14:textId="77777777" w:rsidR="00582B17" w:rsidRPr="00575743" w:rsidRDefault="00582B17">
      <w:pPr>
        <w:tabs>
          <w:tab w:val="num" w:pos="360"/>
        </w:tabs>
        <w:ind w:left="360" w:hanging="360"/>
        <w:jc w:val="both"/>
        <w:rPr>
          <w:rFonts w:asciiTheme="minorHAnsi" w:hAnsiTheme="minorHAnsi" w:cstheme="minorHAnsi"/>
          <w:sz w:val="22"/>
          <w:szCs w:val="22"/>
        </w:rPr>
      </w:pPr>
    </w:p>
    <w:p w14:paraId="7CEB6053" w14:textId="24116BE1" w:rsidR="00582B17" w:rsidRPr="00575743" w:rsidRDefault="00007A26" w:rsidP="1A8BC6EF">
      <w:pPr>
        <w:pStyle w:val="1AutoList5"/>
        <w:numPr>
          <w:ilvl w:val="2"/>
          <w:numId w:val="37"/>
        </w:numPr>
        <w:tabs>
          <w:tab w:val="clear" w:pos="2340"/>
          <w:tab w:val="num" w:pos="360"/>
          <w:tab w:val="left" w:pos="1440"/>
        </w:tabs>
        <w:ind w:left="360"/>
        <w:rPr>
          <w:rFonts w:asciiTheme="minorHAnsi" w:hAnsiTheme="minorHAnsi" w:cstheme="minorBidi"/>
          <w:sz w:val="22"/>
          <w:szCs w:val="22"/>
        </w:rPr>
      </w:pPr>
      <w:r w:rsidRPr="1A8BC6EF">
        <w:rPr>
          <w:rFonts w:asciiTheme="minorHAnsi" w:hAnsiTheme="minorHAnsi" w:cstheme="minorBidi"/>
          <w:sz w:val="22"/>
          <w:szCs w:val="22"/>
        </w:rPr>
        <w:t xml:space="preserve">The </w:t>
      </w:r>
      <w:r w:rsidRPr="1A8BC6EF">
        <w:rPr>
          <w:rFonts w:asciiTheme="minorHAnsi" w:hAnsiTheme="minorHAnsi" w:cstheme="minorBidi"/>
          <w:i/>
          <w:iCs/>
          <w:sz w:val="22"/>
          <w:szCs w:val="22"/>
        </w:rPr>
        <w:t>Project Manager</w:t>
      </w:r>
      <w:r w:rsidRPr="1A8BC6EF">
        <w:rPr>
          <w:rFonts w:asciiTheme="minorHAnsi" w:hAnsiTheme="minorHAnsi" w:cstheme="minorBidi"/>
          <w:sz w:val="22"/>
          <w:szCs w:val="22"/>
        </w:rPr>
        <w:t xml:space="preserve"> and </w:t>
      </w:r>
      <w:r w:rsidRPr="1A8BC6EF">
        <w:rPr>
          <w:rFonts w:asciiTheme="minorHAnsi" w:hAnsiTheme="minorHAnsi" w:cstheme="minorBidi"/>
          <w:i/>
          <w:iCs/>
          <w:sz w:val="22"/>
          <w:szCs w:val="22"/>
        </w:rPr>
        <w:t>Project Superintendent</w:t>
      </w:r>
      <w:r w:rsidRPr="1A8BC6EF">
        <w:rPr>
          <w:rFonts w:asciiTheme="minorHAnsi" w:hAnsiTheme="minorHAnsi" w:cstheme="minorBidi"/>
          <w:sz w:val="22"/>
          <w:szCs w:val="22"/>
        </w:rPr>
        <w:t xml:space="preserve"> are to implement hurricane procedures as written in the </w:t>
      </w:r>
      <w:hyperlink r:id="rId18" w:history="1">
        <w:r w:rsidR="00C75D2D" w:rsidRPr="004758BF">
          <w:rPr>
            <w:rStyle w:val="Hyperlink"/>
            <w:rFonts w:asciiTheme="minorHAnsi" w:hAnsiTheme="minorHAnsi" w:cstheme="minorBidi"/>
            <w:sz w:val="22"/>
            <w:szCs w:val="22"/>
          </w:rPr>
          <w:t>Tropical Stor</w:t>
        </w:r>
        <w:r w:rsidR="004758BF" w:rsidRPr="004758BF">
          <w:rPr>
            <w:rStyle w:val="Hyperlink"/>
            <w:rFonts w:asciiTheme="minorHAnsi" w:hAnsiTheme="minorHAnsi" w:cstheme="minorBidi"/>
            <w:sz w:val="22"/>
            <w:szCs w:val="22"/>
          </w:rPr>
          <w:t>m/</w:t>
        </w:r>
        <w:commentRangeStart w:id="129"/>
        <w:commentRangeStart w:id="130"/>
        <w:r w:rsidRPr="004758BF">
          <w:rPr>
            <w:rStyle w:val="Hyperlink"/>
            <w:rFonts w:asciiTheme="minorHAnsi" w:hAnsiTheme="minorHAnsi" w:cstheme="minorBidi"/>
            <w:sz w:val="22"/>
            <w:szCs w:val="22"/>
          </w:rPr>
          <w:t xml:space="preserve">Hurricane </w:t>
        </w:r>
        <w:r w:rsidR="004758BF" w:rsidRPr="004758BF">
          <w:rPr>
            <w:rStyle w:val="Hyperlink"/>
            <w:rFonts w:asciiTheme="minorHAnsi" w:hAnsiTheme="minorHAnsi" w:cstheme="minorBidi"/>
            <w:sz w:val="22"/>
            <w:szCs w:val="22"/>
          </w:rPr>
          <w:t>Preparedness Plan</w:t>
        </w:r>
      </w:hyperlink>
      <w:r w:rsidRPr="1A8BC6EF">
        <w:rPr>
          <w:rFonts w:asciiTheme="minorHAnsi" w:hAnsiTheme="minorHAnsi" w:cstheme="minorBidi"/>
          <w:sz w:val="22"/>
          <w:szCs w:val="22"/>
        </w:rPr>
        <w:t>.</w:t>
      </w:r>
      <w:commentRangeEnd w:id="129"/>
      <w:r w:rsidR="00000C01" w:rsidRPr="00575743">
        <w:rPr>
          <w:rStyle w:val="CommentReference"/>
          <w:rFonts w:asciiTheme="minorHAnsi" w:hAnsiTheme="minorHAnsi" w:cstheme="minorBidi"/>
          <w:sz w:val="22"/>
          <w:szCs w:val="22"/>
        </w:rPr>
        <w:commentReference w:id="129"/>
      </w:r>
      <w:commentRangeEnd w:id="130"/>
      <w:r w:rsidR="00C75D2D" w:rsidRPr="00575743">
        <w:rPr>
          <w:rStyle w:val="CommentReference"/>
          <w:rFonts w:asciiTheme="minorHAnsi" w:hAnsiTheme="minorHAnsi" w:cstheme="minorBidi"/>
          <w:sz w:val="22"/>
          <w:szCs w:val="22"/>
        </w:rPr>
        <w:commentReference w:id="130"/>
      </w:r>
    </w:p>
    <w:p w14:paraId="0F3CABC7" w14:textId="77777777" w:rsidR="00582B17" w:rsidRPr="0029628B" w:rsidRDefault="00582B17">
      <w:pPr>
        <w:pStyle w:val="1AutoList5"/>
        <w:ind w:left="0" w:firstLine="0"/>
        <w:rPr>
          <w:rFonts w:asciiTheme="minorHAnsi" w:hAnsiTheme="minorHAnsi" w:cstheme="minorHAnsi"/>
          <w:sz w:val="22"/>
          <w:szCs w:val="22"/>
        </w:rPr>
      </w:pPr>
    </w:p>
    <w:p w14:paraId="356987EB" w14:textId="1FD82CFB" w:rsidR="00582B17" w:rsidRPr="0029628B" w:rsidRDefault="00007A26" w:rsidP="1A8BC6EF">
      <w:pPr>
        <w:pStyle w:val="1AutoList5"/>
        <w:numPr>
          <w:ilvl w:val="0"/>
          <w:numId w:val="31"/>
        </w:numPr>
        <w:tabs>
          <w:tab w:val="clear" w:pos="1440"/>
          <w:tab w:val="num" w:pos="360"/>
        </w:tabs>
        <w:ind w:left="360"/>
        <w:rPr>
          <w:rFonts w:asciiTheme="minorHAnsi" w:hAnsiTheme="minorHAnsi" w:cstheme="minorBidi"/>
          <w:sz w:val="22"/>
          <w:szCs w:val="22"/>
        </w:rPr>
      </w:pPr>
      <w:r w:rsidRPr="1A8BC6EF">
        <w:rPr>
          <w:rFonts w:asciiTheme="minorHAnsi" w:hAnsiTheme="minorHAnsi" w:cstheme="minorBidi"/>
          <w:sz w:val="22"/>
          <w:szCs w:val="22"/>
        </w:rPr>
        <w:t xml:space="preserve">The </w:t>
      </w:r>
      <w:r w:rsidRPr="1A8BC6EF">
        <w:rPr>
          <w:rFonts w:asciiTheme="minorHAnsi" w:hAnsiTheme="minorHAnsi" w:cstheme="minorBidi"/>
          <w:i/>
          <w:iCs/>
          <w:sz w:val="22"/>
          <w:szCs w:val="22"/>
        </w:rPr>
        <w:t>Project Manager, Project Superintendent</w:t>
      </w:r>
      <w:r w:rsidR="004758BF">
        <w:rPr>
          <w:rFonts w:asciiTheme="minorHAnsi" w:hAnsiTheme="minorHAnsi" w:cstheme="minorBidi"/>
          <w:i/>
          <w:iCs/>
          <w:sz w:val="22"/>
          <w:szCs w:val="22"/>
        </w:rPr>
        <w:t>,</w:t>
      </w:r>
      <w:r w:rsidRPr="1A8BC6EF">
        <w:rPr>
          <w:rFonts w:asciiTheme="minorHAnsi" w:hAnsiTheme="minorHAnsi" w:cstheme="minorBidi"/>
          <w:sz w:val="22"/>
          <w:szCs w:val="22"/>
        </w:rPr>
        <w:t xml:space="preserve"> and the </w:t>
      </w:r>
      <w:r w:rsidRPr="1A8BC6EF">
        <w:rPr>
          <w:rFonts w:asciiTheme="minorHAnsi" w:hAnsiTheme="minorHAnsi" w:cstheme="minorBidi"/>
          <w:i/>
          <w:iCs/>
          <w:sz w:val="22"/>
          <w:szCs w:val="22"/>
        </w:rPr>
        <w:t>Safety Officer</w:t>
      </w:r>
      <w:r w:rsidRPr="1A8BC6EF">
        <w:rPr>
          <w:rFonts w:asciiTheme="minorHAnsi" w:hAnsiTheme="minorHAnsi" w:cstheme="minorBidi"/>
          <w:sz w:val="22"/>
          <w:szCs w:val="22"/>
        </w:rPr>
        <w:t xml:space="preserve"> are responsible </w:t>
      </w:r>
      <w:r w:rsidR="76301105" w:rsidRPr="1A8BC6EF">
        <w:rPr>
          <w:rFonts w:asciiTheme="minorHAnsi" w:hAnsiTheme="minorHAnsi" w:cstheme="minorBidi"/>
          <w:sz w:val="22"/>
          <w:szCs w:val="22"/>
        </w:rPr>
        <w:t>for</w:t>
      </w:r>
      <w:r w:rsidRPr="1A8BC6EF">
        <w:rPr>
          <w:rFonts w:asciiTheme="minorHAnsi" w:hAnsiTheme="minorHAnsi" w:cstheme="minorBidi"/>
          <w:sz w:val="22"/>
          <w:szCs w:val="22"/>
        </w:rPr>
        <w:t xml:space="preserve"> </w:t>
      </w:r>
      <w:r w:rsidR="28AACB31" w:rsidRPr="1A8BC6EF">
        <w:rPr>
          <w:rFonts w:asciiTheme="minorHAnsi" w:hAnsiTheme="minorHAnsi" w:cstheme="minorBidi"/>
          <w:sz w:val="22"/>
          <w:szCs w:val="22"/>
        </w:rPr>
        <w:t>achieving</w:t>
      </w:r>
      <w:r w:rsidRPr="1A8BC6EF">
        <w:rPr>
          <w:rFonts w:asciiTheme="minorHAnsi" w:hAnsiTheme="minorHAnsi" w:cstheme="minorBidi"/>
          <w:sz w:val="22"/>
          <w:szCs w:val="22"/>
        </w:rPr>
        <w:t xml:space="preserve"> the following </w:t>
      </w:r>
      <w:commentRangeStart w:id="131"/>
      <w:r w:rsidRPr="1A8BC6EF">
        <w:rPr>
          <w:rFonts w:asciiTheme="minorHAnsi" w:hAnsiTheme="minorHAnsi" w:cstheme="minorBidi"/>
          <w:sz w:val="22"/>
          <w:szCs w:val="22"/>
        </w:rPr>
        <w:t>safety goals</w:t>
      </w:r>
      <w:commentRangeEnd w:id="131"/>
      <w:r w:rsidR="000C31CE" w:rsidRPr="1A8BC6EF">
        <w:rPr>
          <w:rStyle w:val="CommentReference"/>
          <w:rFonts w:asciiTheme="minorHAnsi" w:hAnsiTheme="minorHAnsi" w:cstheme="minorBidi"/>
          <w:sz w:val="22"/>
          <w:szCs w:val="22"/>
        </w:rPr>
        <w:commentReference w:id="131"/>
      </w:r>
      <w:r w:rsidRPr="1A8BC6EF">
        <w:rPr>
          <w:rFonts w:asciiTheme="minorHAnsi" w:hAnsiTheme="minorHAnsi" w:cstheme="minorBidi"/>
          <w:sz w:val="22"/>
          <w:szCs w:val="22"/>
        </w:rPr>
        <w:t>:</w:t>
      </w:r>
    </w:p>
    <w:p w14:paraId="5B08B5D1" w14:textId="77777777" w:rsidR="00582B17" w:rsidRPr="0029628B" w:rsidRDefault="00582B17">
      <w:pPr>
        <w:ind w:left="-360"/>
        <w:jc w:val="both"/>
        <w:rPr>
          <w:rFonts w:asciiTheme="minorHAnsi" w:hAnsiTheme="minorHAnsi" w:cstheme="minorHAnsi"/>
          <w:sz w:val="22"/>
          <w:szCs w:val="22"/>
        </w:rPr>
      </w:pPr>
    </w:p>
    <w:p w14:paraId="2A1E3C4E" w14:textId="2078481C" w:rsidR="00582B17" w:rsidRPr="0029628B" w:rsidRDefault="00007A26" w:rsidP="00575743">
      <w:pPr>
        <w:pStyle w:val="1AutoList5"/>
        <w:numPr>
          <w:ilvl w:val="0"/>
          <w:numId w:val="35"/>
        </w:numPr>
        <w:tabs>
          <w:tab w:val="clear" w:pos="720"/>
          <w:tab w:val="left" w:pos="1080"/>
        </w:tabs>
        <w:rPr>
          <w:rFonts w:asciiTheme="minorHAnsi" w:hAnsiTheme="minorHAnsi" w:cstheme="minorHAnsi"/>
          <w:sz w:val="22"/>
          <w:szCs w:val="22"/>
        </w:rPr>
      </w:pPr>
      <w:r w:rsidRPr="0029628B">
        <w:rPr>
          <w:rFonts w:asciiTheme="minorHAnsi" w:hAnsiTheme="minorHAnsi" w:cstheme="minorHAnsi"/>
          <w:sz w:val="22"/>
          <w:szCs w:val="22"/>
        </w:rPr>
        <w:t xml:space="preserve">Maintain an </w:t>
      </w:r>
      <w:r w:rsidR="004758BF" w:rsidRPr="0029628B">
        <w:rPr>
          <w:rFonts w:asciiTheme="minorHAnsi" w:hAnsiTheme="minorHAnsi" w:cstheme="minorHAnsi"/>
          <w:sz w:val="22"/>
          <w:szCs w:val="22"/>
        </w:rPr>
        <w:t>accident-free</w:t>
      </w:r>
      <w:r w:rsidRPr="0029628B">
        <w:rPr>
          <w:rFonts w:asciiTheme="minorHAnsi" w:hAnsiTheme="minorHAnsi" w:cstheme="minorHAnsi"/>
          <w:sz w:val="22"/>
          <w:szCs w:val="22"/>
        </w:rPr>
        <w:t xml:space="preserve"> job site.</w:t>
      </w:r>
    </w:p>
    <w:p w14:paraId="4BFA2097" w14:textId="77357B95" w:rsidR="00582B17" w:rsidRDefault="00007A26" w:rsidP="00575743">
      <w:pPr>
        <w:pStyle w:val="4AutoList5"/>
        <w:numPr>
          <w:ilvl w:val="0"/>
          <w:numId w:val="35"/>
        </w:numPr>
        <w:tabs>
          <w:tab w:val="clear" w:pos="720"/>
          <w:tab w:val="clear" w:pos="1440"/>
          <w:tab w:val="clear" w:pos="2160"/>
          <w:tab w:val="clear" w:pos="2880"/>
          <w:tab w:val="left" w:pos="1080"/>
        </w:tabs>
        <w:rPr>
          <w:rFonts w:asciiTheme="minorHAnsi" w:hAnsiTheme="minorHAnsi" w:cstheme="minorHAnsi"/>
          <w:sz w:val="22"/>
          <w:szCs w:val="22"/>
        </w:rPr>
      </w:pPr>
      <w:r w:rsidRPr="0029628B">
        <w:rPr>
          <w:rFonts w:asciiTheme="minorHAnsi" w:hAnsiTheme="minorHAnsi" w:cstheme="minorHAnsi"/>
          <w:sz w:val="22"/>
          <w:szCs w:val="22"/>
        </w:rPr>
        <w:t xml:space="preserve">Receive no written citations from </w:t>
      </w:r>
      <w:r w:rsidR="004758BF">
        <w:rPr>
          <w:rFonts w:asciiTheme="minorHAnsi" w:hAnsiTheme="minorHAnsi" w:cstheme="minorHAnsi"/>
          <w:sz w:val="22"/>
          <w:szCs w:val="22"/>
        </w:rPr>
        <w:t>P</w:t>
      </w:r>
      <w:r w:rsidRPr="0029628B">
        <w:rPr>
          <w:rFonts w:asciiTheme="minorHAnsi" w:hAnsiTheme="minorHAnsi" w:cstheme="minorHAnsi"/>
          <w:sz w:val="22"/>
          <w:szCs w:val="22"/>
        </w:rPr>
        <w:t>roject Safety Officer.</w:t>
      </w:r>
    </w:p>
    <w:p w14:paraId="52FBDDA9" w14:textId="4FF4E98F" w:rsidR="00483268" w:rsidRPr="0029628B" w:rsidRDefault="00483268" w:rsidP="00575743">
      <w:pPr>
        <w:pStyle w:val="4AutoList5"/>
        <w:numPr>
          <w:ilvl w:val="0"/>
          <w:numId w:val="35"/>
        </w:numPr>
        <w:tabs>
          <w:tab w:val="clear" w:pos="720"/>
          <w:tab w:val="clear" w:pos="1440"/>
          <w:tab w:val="clear" w:pos="2160"/>
          <w:tab w:val="clear" w:pos="2880"/>
          <w:tab w:val="left" w:pos="1080"/>
        </w:tabs>
        <w:rPr>
          <w:rFonts w:asciiTheme="minorHAnsi" w:hAnsiTheme="minorHAnsi" w:cstheme="minorHAnsi"/>
          <w:sz w:val="22"/>
          <w:szCs w:val="22"/>
        </w:rPr>
      </w:pPr>
      <w:r>
        <w:rPr>
          <w:rFonts w:asciiTheme="minorHAnsi" w:hAnsiTheme="minorHAnsi" w:cstheme="minorHAnsi"/>
          <w:sz w:val="22"/>
          <w:szCs w:val="22"/>
        </w:rPr>
        <w:t xml:space="preserve">Daily </w:t>
      </w:r>
      <w:r w:rsidR="00441ADA">
        <w:rPr>
          <w:rFonts w:asciiTheme="minorHAnsi" w:hAnsiTheme="minorHAnsi" w:cstheme="minorHAnsi"/>
          <w:sz w:val="22"/>
          <w:szCs w:val="22"/>
        </w:rPr>
        <w:t xml:space="preserve">Subcontractor and vendor </w:t>
      </w:r>
      <w:r>
        <w:rPr>
          <w:rFonts w:asciiTheme="minorHAnsi" w:hAnsiTheme="minorHAnsi" w:cstheme="minorHAnsi"/>
          <w:sz w:val="22"/>
          <w:szCs w:val="22"/>
        </w:rPr>
        <w:t>Sign-in</w:t>
      </w:r>
      <w:r w:rsidR="00441ADA">
        <w:rPr>
          <w:rFonts w:asciiTheme="minorHAnsi" w:hAnsiTheme="minorHAnsi" w:cstheme="minorHAnsi"/>
          <w:sz w:val="22"/>
          <w:szCs w:val="22"/>
        </w:rPr>
        <w:t>.</w:t>
      </w:r>
    </w:p>
    <w:p w14:paraId="660BA8FF" w14:textId="77777777" w:rsidR="00582B17" w:rsidRPr="0029628B" w:rsidRDefault="00007A26" w:rsidP="00575743">
      <w:pPr>
        <w:pStyle w:val="4AutoList5"/>
        <w:numPr>
          <w:ilvl w:val="0"/>
          <w:numId w:val="35"/>
        </w:numPr>
        <w:tabs>
          <w:tab w:val="clear" w:pos="720"/>
          <w:tab w:val="clear" w:pos="1440"/>
          <w:tab w:val="clear" w:pos="2160"/>
          <w:tab w:val="clear" w:pos="2880"/>
        </w:tabs>
        <w:rPr>
          <w:rFonts w:asciiTheme="minorHAnsi" w:hAnsiTheme="minorHAnsi" w:cstheme="minorHAnsi"/>
          <w:sz w:val="22"/>
          <w:szCs w:val="22"/>
        </w:rPr>
      </w:pPr>
      <w:r w:rsidRPr="0029628B">
        <w:rPr>
          <w:rFonts w:asciiTheme="minorHAnsi" w:hAnsiTheme="minorHAnsi" w:cstheme="minorHAnsi"/>
          <w:sz w:val="22"/>
          <w:szCs w:val="22"/>
        </w:rPr>
        <w:t>Have no OSHA violations or fines.</w:t>
      </w:r>
    </w:p>
    <w:p w14:paraId="16DEB4AB" w14:textId="77777777" w:rsidR="00582B17" w:rsidRPr="0029628B" w:rsidRDefault="00582B17">
      <w:pPr>
        <w:ind w:left="-360"/>
        <w:jc w:val="both"/>
        <w:rPr>
          <w:rFonts w:asciiTheme="minorHAnsi" w:hAnsiTheme="minorHAnsi" w:cstheme="minorHAnsi"/>
          <w:sz w:val="22"/>
          <w:szCs w:val="22"/>
        </w:rPr>
      </w:pPr>
    </w:p>
    <w:p w14:paraId="298E66C5" w14:textId="68F20604" w:rsidR="00582B17" w:rsidRPr="0029628B" w:rsidRDefault="00007A26" w:rsidP="1A8BC6EF">
      <w:pPr>
        <w:pStyle w:val="1AutoList5"/>
        <w:numPr>
          <w:ilvl w:val="0"/>
          <w:numId w:val="24"/>
        </w:numPr>
        <w:tabs>
          <w:tab w:val="clear" w:pos="720"/>
          <w:tab w:val="left" w:pos="0"/>
          <w:tab w:val="left" w:pos="1260"/>
          <w:tab w:val="left" w:pos="1440"/>
        </w:tabs>
        <w:rPr>
          <w:rFonts w:asciiTheme="minorHAnsi" w:hAnsiTheme="minorHAnsi" w:cstheme="minorBidi"/>
          <w:sz w:val="22"/>
          <w:szCs w:val="22"/>
        </w:rPr>
      </w:pPr>
      <w:r w:rsidRPr="1A8BC6EF">
        <w:rPr>
          <w:rFonts w:asciiTheme="minorHAnsi" w:hAnsiTheme="minorHAnsi" w:cstheme="minorBidi"/>
          <w:sz w:val="22"/>
          <w:szCs w:val="22"/>
        </w:rPr>
        <w:t xml:space="preserve">The </w:t>
      </w:r>
      <w:r w:rsidRPr="1A8BC6EF">
        <w:rPr>
          <w:rFonts w:asciiTheme="minorHAnsi" w:hAnsiTheme="minorHAnsi" w:cstheme="minorBidi"/>
          <w:i/>
          <w:iCs/>
          <w:sz w:val="22"/>
          <w:szCs w:val="22"/>
        </w:rPr>
        <w:t>Project Superintendent</w:t>
      </w:r>
      <w:r w:rsidRPr="1A8BC6EF">
        <w:rPr>
          <w:rFonts w:asciiTheme="minorHAnsi" w:hAnsiTheme="minorHAnsi" w:cstheme="minorBidi"/>
          <w:sz w:val="22"/>
          <w:szCs w:val="22"/>
        </w:rPr>
        <w:t xml:space="preserve"> is responsible for keeping the job site clean from trash, construction debris</w:t>
      </w:r>
      <w:r w:rsidR="000C31CE">
        <w:rPr>
          <w:rFonts w:asciiTheme="minorHAnsi" w:hAnsiTheme="minorHAnsi" w:cstheme="minorBidi"/>
          <w:sz w:val="22"/>
          <w:szCs w:val="22"/>
        </w:rPr>
        <w:t>,</w:t>
      </w:r>
      <w:r w:rsidRPr="1A8BC6EF">
        <w:rPr>
          <w:rFonts w:asciiTheme="minorHAnsi" w:hAnsiTheme="minorHAnsi" w:cstheme="minorBidi"/>
          <w:sz w:val="22"/>
          <w:szCs w:val="22"/>
        </w:rPr>
        <w:t xml:space="preserve"> and hazardous materials </w:t>
      </w:r>
      <w:r w:rsidR="000C31CE" w:rsidRPr="1A8BC6EF">
        <w:rPr>
          <w:rFonts w:asciiTheme="minorHAnsi" w:hAnsiTheme="minorHAnsi" w:cstheme="minorBidi"/>
          <w:sz w:val="22"/>
          <w:szCs w:val="22"/>
        </w:rPr>
        <w:t>daily</w:t>
      </w:r>
      <w:r w:rsidRPr="1A8BC6EF">
        <w:rPr>
          <w:rFonts w:asciiTheme="minorHAnsi" w:hAnsiTheme="minorHAnsi" w:cstheme="minorBidi"/>
          <w:sz w:val="22"/>
          <w:szCs w:val="22"/>
        </w:rPr>
        <w:t xml:space="preserve">.  If any subcontractor does not maintain their own cleanup responsibilities to the satisfaction of Hedrick Brothers, Hedrick Brothers will provide the labor and </w:t>
      </w:r>
      <w:commentRangeStart w:id="132"/>
      <w:r w:rsidRPr="1A8BC6EF">
        <w:rPr>
          <w:rFonts w:asciiTheme="minorHAnsi" w:hAnsiTheme="minorHAnsi" w:cstheme="minorBidi"/>
          <w:sz w:val="22"/>
          <w:szCs w:val="22"/>
        </w:rPr>
        <w:t>back charge the subcontractor $</w:t>
      </w:r>
      <w:ins w:id="133" w:author="Bobby Fetting" w:date="2026-02-24T06:28:00Z" w16du:dateUtc="2026-02-24T11:28:00Z">
        <w:r w:rsidR="00680E87">
          <w:rPr>
            <w:rFonts w:asciiTheme="minorHAnsi" w:hAnsiTheme="minorHAnsi" w:cstheme="minorBidi"/>
            <w:sz w:val="22"/>
            <w:szCs w:val="22"/>
          </w:rPr>
          <w:fldChar w:fldCharType="begin">
            <w:ffData>
              <w:name w:val="CleanupBackcharge"/>
              <w:enabled/>
              <w:calcOnExit w:val="0"/>
              <w:textInput>
                <w:type w:val="number"/>
                <w:default w:val="0.00"/>
                <w:format w:val="0.00"/>
              </w:textInput>
            </w:ffData>
          </w:fldChar>
        </w:r>
        <w:bookmarkStart w:id="134" w:name="CleanupBackcharge"/>
        <w:r w:rsidR="00680E87">
          <w:rPr>
            <w:rFonts w:asciiTheme="minorHAnsi" w:hAnsiTheme="minorHAnsi" w:cstheme="minorBidi"/>
            <w:sz w:val="22"/>
            <w:szCs w:val="22"/>
          </w:rPr>
          <w:instrText xml:space="preserve"> FORMTEXT </w:instrText>
        </w:r>
        <w:r w:rsidR="00680E87">
          <w:rPr>
            <w:rFonts w:asciiTheme="minorHAnsi" w:hAnsiTheme="minorHAnsi" w:cstheme="minorBidi"/>
            <w:sz w:val="22"/>
            <w:szCs w:val="22"/>
          </w:rPr>
        </w:r>
        <w:r w:rsidR="00680E87">
          <w:rPr>
            <w:rFonts w:asciiTheme="minorHAnsi" w:hAnsiTheme="minorHAnsi" w:cstheme="minorBidi"/>
            <w:sz w:val="22"/>
            <w:szCs w:val="22"/>
          </w:rPr>
          <w:fldChar w:fldCharType="separate"/>
        </w:r>
        <w:r w:rsidR="00680E87">
          <w:rPr>
            <w:rFonts w:asciiTheme="minorHAnsi" w:hAnsiTheme="minorHAnsi" w:cstheme="minorBidi"/>
            <w:noProof/>
            <w:sz w:val="22"/>
            <w:szCs w:val="22"/>
          </w:rPr>
          <w:t>0.00</w:t>
        </w:r>
        <w:r w:rsidR="00680E87">
          <w:rPr>
            <w:rFonts w:asciiTheme="minorHAnsi" w:hAnsiTheme="minorHAnsi" w:cstheme="minorBidi"/>
            <w:sz w:val="22"/>
            <w:szCs w:val="22"/>
          </w:rPr>
          <w:fldChar w:fldCharType="end"/>
        </w:r>
      </w:ins>
      <w:bookmarkEnd w:id="134"/>
      <w:r w:rsidRPr="1A8BC6EF">
        <w:rPr>
          <w:rFonts w:asciiTheme="minorHAnsi" w:hAnsiTheme="minorHAnsi" w:cstheme="minorBidi"/>
          <w:sz w:val="22"/>
          <w:szCs w:val="22"/>
        </w:rPr>
        <w:t xml:space="preserve"> per man hour.</w:t>
      </w:r>
      <w:commentRangeEnd w:id="132"/>
      <w:r w:rsidR="00000C01" w:rsidRPr="0029628B">
        <w:rPr>
          <w:rStyle w:val="CommentReference"/>
          <w:rFonts w:asciiTheme="minorHAnsi" w:hAnsiTheme="minorHAnsi" w:cstheme="minorBidi"/>
          <w:sz w:val="22"/>
          <w:szCs w:val="22"/>
        </w:rPr>
        <w:commentReference w:id="132"/>
      </w:r>
    </w:p>
    <w:p w14:paraId="0AD9C6F4" w14:textId="77777777" w:rsidR="00582B17" w:rsidRPr="0029628B" w:rsidRDefault="00582B17">
      <w:pPr>
        <w:pStyle w:val="1AutoList5"/>
        <w:tabs>
          <w:tab w:val="clear" w:pos="720"/>
          <w:tab w:val="left" w:pos="0"/>
          <w:tab w:val="left" w:pos="1260"/>
          <w:tab w:val="left" w:pos="1440"/>
        </w:tabs>
        <w:rPr>
          <w:rFonts w:asciiTheme="minorHAnsi" w:hAnsiTheme="minorHAnsi" w:cstheme="minorHAnsi"/>
          <w:sz w:val="22"/>
          <w:szCs w:val="22"/>
        </w:rPr>
      </w:pPr>
    </w:p>
    <w:p w14:paraId="2C3ABA99" w14:textId="77777777" w:rsidR="00582B17" w:rsidRPr="0029628B" w:rsidRDefault="00007A26" w:rsidP="00007A26">
      <w:pPr>
        <w:pStyle w:val="1AutoList5"/>
        <w:numPr>
          <w:ilvl w:val="1"/>
          <w:numId w:val="24"/>
        </w:numPr>
        <w:tabs>
          <w:tab w:val="clear" w:pos="1440"/>
          <w:tab w:val="num" w:pos="450"/>
        </w:tabs>
        <w:ind w:left="360"/>
        <w:rPr>
          <w:rFonts w:asciiTheme="minorHAnsi" w:hAnsiTheme="minorHAnsi" w:cstheme="minorHAnsi"/>
          <w:sz w:val="22"/>
          <w:szCs w:val="22"/>
        </w:rPr>
      </w:pPr>
      <w:r w:rsidRPr="0029628B">
        <w:rPr>
          <w:rFonts w:asciiTheme="minorHAnsi" w:hAnsiTheme="minorHAnsi" w:cstheme="minorHAnsi"/>
          <w:sz w:val="22"/>
          <w:szCs w:val="22"/>
        </w:rPr>
        <w:t>Safety Concerns to be addressed:</w:t>
      </w:r>
    </w:p>
    <w:p w14:paraId="4B1F511A" w14:textId="77777777" w:rsidR="00582B17" w:rsidRPr="0029628B" w:rsidRDefault="00582B17">
      <w:pPr>
        <w:pStyle w:val="1AutoList5"/>
        <w:ind w:left="0" w:firstLine="0"/>
        <w:rPr>
          <w:rFonts w:asciiTheme="minorHAnsi" w:hAnsiTheme="minorHAnsi" w:cstheme="minorHAnsi"/>
          <w:sz w:val="22"/>
          <w:szCs w:val="22"/>
        </w:rPr>
      </w:pPr>
    </w:p>
    <w:p w14:paraId="301285FF" w14:textId="0457319A" w:rsidR="00DD6DDE" w:rsidRPr="003B1363" w:rsidRDefault="001870B2" w:rsidP="00575743">
      <w:pPr>
        <w:pStyle w:val="1AutoList5"/>
        <w:numPr>
          <w:ilvl w:val="3"/>
          <w:numId w:val="37"/>
        </w:numPr>
        <w:tabs>
          <w:tab w:val="clear" w:pos="720"/>
          <w:tab w:val="clear" w:pos="2880"/>
        </w:tabs>
        <w:ind w:left="720"/>
        <w:rPr>
          <w:rFonts w:asciiTheme="minorHAnsi" w:hAnsiTheme="minorHAnsi" w:cstheme="minorHAnsi"/>
          <w:sz w:val="22"/>
          <w:szCs w:val="22"/>
        </w:rPr>
      </w:pPr>
      <w:r w:rsidRPr="003B1363">
        <w:rPr>
          <w:rFonts w:asciiTheme="minorHAnsi" w:hAnsiTheme="minorHAnsi" w:cstheme="minorHAnsi"/>
          <w:sz w:val="22"/>
          <w:szCs w:val="22"/>
          <w:rPrChange w:id="135" w:author="Bobby Fetting" w:date="2026-02-24T06:35:00Z" w16du:dateUtc="2026-02-24T11:35:00Z">
            <w:rPr>
              <w:rFonts w:asciiTheme="minorHAnsi" w:hAnsiTheme="minorHAnsi" w:cstheme="minorHAnsi"/>
              <w:sz w:val="22"/>
              <w:szCs w:val="22"/>
              <w:u w:val="single"/>
            </w:rPr>
          </w:rPrChange>
        </w:rPr>
        <w:fldChar w:fldCharType="begin">
          <w:ffData>
            <w:name w:val="SafetyConcernA"/>
            <w:enabled/>
            <w:calcOnExit w:val="0"/>
            <w:textInput/>
          </w:ffData>
        </w:fldChar>
      </w:r>
      <w:bookmarkStart w:id="136" w:name="SafetyConcernA"/>
      <w:r w:rsidRPr="003B1363">
        <w:rPr>
          <w:rFonts w:asciiTheme="minorHAnsi" w:hAnsiTheme="minorHAnsi" w:cstheme="minorHAnsi"/>
          <w:sz w:val="22"/>
          <w:szCs w:val="22"/>
          <w:rPrChange w:id="137" w:author="Bobby Fetting" w:date="2026-02-24T06:35:00Z" w16du:dateUtc="2026-02-24T11:35: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3B1363">
        <w:rPr>
          <w:rFonts w:asciiTheme="minorHAnsi" w:hAnsiTheme="minorHAnsi" w:cstheme="minorHAnsi"/>
          <w:sz w:val="22"/>
          <w:szCs w:val="22"/>
          <w:rPrChange w:id="138" w:author="Bobby Fetting" w:date="2026-02-24T06:35:00Z" w16du:dateUtc="2026-02-24T11:35:00Z">
            <w:rPr>
              <w:rFonts w:asciiTheme="minorHAnsi" w:hAnsiTheme="minorHAnsi" w:cstheme="minorHAnsi"/>
              <w:sz w:val="22"/>
              <w:szCs w:val="22"/>
              <w:u w:val="single"/>
            </w:rPr>
          </w:rPrChange>
        </w:rPr>
        <w:fldChar w:fldCharType="separate"/>
      </w:r>
      <w:r w:rsidR="003B1363" w:rsidRPr="003B1363">
        <w:rPr>
          <w:rFonts w:asciiTheme="minorHAnsi" w:hAnsiTheme="minorHAnsi" w:cstheme="minorHAnsi"/>
          <w:sz w:val="22"/>
          <w:szCs w:val="22"/>
          <w:rPrChange w:id="139"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40"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41"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42"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43" w:author="Bobby Fetting" w:date="2026-02-24T06:35:00Z" w16du:dateUtc="2026-02-24T11:35:00Z">
            <w:rPr>
              <w:rFonts w:asciiTheme="minorHAnsi" w:hAnsiTheme="minorHAnsi" w:cstheme="minorHAnsi"/>
              <w:sz w:val="22"/>
              <w:szCs w:val="22"/>
              <w:u w:val="single"/>
            </w:rPr>
          </w:rPrChange>
        </w:rPr>
        <w:t> </w:t>
      </w:r>
      <w:r w:rsidRPr="003B1363">
        <w:rPr>
          <w:rFonts w:asciiTheme="minorHAnsi" w:hAnsiTheme="minorHAnsi" w:cstheme="minorHAnsi"/>
          <w:sz w:val="22"/>
          <w:szCs w:val="22"/>
          <w:rPrChange w:id="144" w:author="Bobby Fetting" w:date="2026-02-24T06:35:00Z" w16du:dateUtc="2026-02-24T11:35:00Z">
            <w:rPr>
              <w:rFonts w:asciiTheme="minorHAnsi" w:hAnsiTheme="minorHAnsi" w:cstheme="minorHAnsi"/>
              <w:sz w:val="22"/>
              <w:szCs w:val="22"/>
              <w:u w:val="single"/>
            </w:rPr>
          </w:rPrChange>
        </w:rPr>
        <w:fldChar w:fldCharType="end"/>
      </w:r>
      <w:bookmarkEnd w:id="136"/>
    </w:p>
    <w:p w14:paraId="06CD901A" w14:textId="40CFF404" w:rsidR="00575743" w:rsidRPr="003B1363" w:rsidRDefault="00992437" w:rsidP="00575743">
      <w:pPr>
        <w:pStyle w:val="1AutoList5"/>
        <w:numPr>
          <w:ilvl w:val="3"/>
          <w:numId w:val="37"/>
        </w:numPr>
        <w:tabs>
          <w:tab w:val="clear" w:pos="720"/>
          <w:tab w:val="clear" w:pos="2880"/>
        </w:tabs>
        <w:ind w:left="720"/>
        <w:rPr>
          <w:rFonts w:asciiTheme="minorHAnsi" w:hAnsiTheme="minorHAnsi" w:cstheme="minorHAnsi"/>
          <w:sz w:val="22"/>
          <w:szCs w:val="22"/>
        </w:rPr>
      </w:pPr>
      <w:r w:rsidRPr="003B1363">
        <w:rPr>
          <w:rFonts w:asciiTheme="minorHAnsi" w:hAnsiTheme="minorHAnsi" w:cstheme="minorHAnsi"/>
          <w:sz w:val="22"/>
          <w:szCs w:val="22"/>
          <w:rPrChange w:id="145" w:author="Bobby Fetting" w:date="2026-02-24T06:35:00Z" w16du:dateUtc="2026-02-24T11:35:00Z">
            <w:rPr>
              <w:rFonts w:asciiTheme="minorHAnsi" w:hAnsiTheme="minorHAnsi" w:cstheme="minorHAnsi"/>
              <w:sz w:val="22"/>
              <w:szCs w:val="22"/>
              <w:u w:val="single"/>
            </w:rPr>
          </w:rPrChange>
        </w:rPr>
        <w:fldChar w:fldCharType="begin">
          <w:ffData>
            <w:name w:val="SafetyConcernB"/>
            <w:enabled/>
            <w:calcOnExit w:val="0"/>
            <w:textInput/>
          </w:ffData>
        </w:fldChar>
      </w:r>
      <w:bookmarkStart w:id="146" w:name="SafetyConcernB"/>
      <w:r w:rsidRPr="003B1363">
        <w:rPr>
          <w:rFonts w:asciiTheme="minorHAnsi" w:hAnsiTheme="minorHAnsi" w:cstheme="minorHAnsi"/>
          <w:sz w:val="22"/>
          <w:szCs w:val="22"/>
          <w:rPrChange w:id="147" w:author="Bobby Fetting" w:date="2026-02-24T06:35:00Z" w16du:dateUtc="2026-02-24T11:35: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3B1363">
        <w:rPr>
          <w:rFonts w:asciiTheme="minorHAnsi" w:hAnsiTheme="minorHAnsi" w:cstheme="minorHAnsi"/>
          <w:sz w:val="22"/>
          <w:szCs w:val="22"/>
          <w:rPrChange w:id="148" w:author="Bobby Fetting" w:date="2026-02-24T06:35:00Z" w16du:dateUtc="2026-02-24T11:35:00Z">
            <w:rPr>
              <w:rFonts w:asciiTheme="minorHAnsi" w:hAnsiTheme="minorHAnsi" w:cstheme="minorHAnsi"/>
              <w:sz w:val="22"/>
              <w:szCs w:val="22"/>
              <w:u w:val="single"/>
            </w:rPr>
          </w:rPrChange>
        </w:rPr>
        <w:fldChar w:fldCharType="separate"/>
      </w:r>
      <w:r w:rsidR="003B1363" w:rsidRPr="003B1363">
        <w:rPr>
          <w:rFonts w:asciiTheme="minorHAnsi" w:hAnsiTheme="minorHAnsi" w:cstheme="minorHAnsi"/>
          <w:sz w:val="22"/>
          <w:szCs w:val="22"/>
          <w:rPrChange w:id="149"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50"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51"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52"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53" w:author="Bobby Fetting" w:date="2026-02-24T06:35:00Z" w16du:dateUtc="2026-02-24T11:35:00Z">
            <w:rPr>
              <w:rFonts w:asciiTheme="minorHAnsi" w:hAnsiTheme="minorHAnsi" w:cstheme="minorHAnsi"/>
              <w:sz w:val="22"/>
              <w:szCs w:val="22"/>
              <w:u w:val="single"/>
            </w:rPr>
          </w:rPrChange>
        </w:rPr>
        <w:t> </w:t>
      </w:r>
      <w:r w:rsidRPr="003B1363">
        <w:rPr>
          <w:rFonts w:asciiTheme="minorHAnsi" w:hAnsiTheme="minorHAnsi" w:cstheme="minorHAnsi"/>
          <w:sz w:val="22"/>
          <w:szCs w:val="22"/>
          <w:rPrChange w:id="154" w:author="Bobby Fetting" w:date="2026-02-24T06:35:00Z" w16du:dateUtc="2026-02-24T11:35:00Z">
            <w:rPr>
              <w:rFonts w:asciiTheme="minorHAnsi" w:hAnsiTheme="minorHAnsi" w:cstheme="minorHAnsi"/>
              <w:sz w:val="22"/>
              <w:szCs w:val="22"/>
              <w:u w:val="single"/>
            </w:rPr>
          </w:rPrChange>
        </w:rPr>
        <w:fldChar w:fldCharType="end"/>
      </w:r>
      <w:bookmarkEnd w:id="146"/>
    </w:p>
    <w:p w14:paraId="2B716DFF" w14:textId="2E31F822" w:rsidR="00575743" w:rsidRPr="003B1363" w:rsidRDefault="00992437" w:rsidP="00575743">
      <w:pPr>
        <w:pStyle w:val="1AutoList5"/>
        <w:numPr>
          <w:ilvl w:val="3"/>
          <w:numId w:val="37"/>
        </w:numPr>
        <w:tabs>
          <w:tab w:val="clear" w:pos="720"/>
          <w:tab w:val="clear" w:pos="2880"/>
        </w:tabs>
        <w:ind w:left="720"/>
        <w:rPr>
          <w:rFonts w:asciiTheme="minorHAnsi" w:hAnsiTheme="minorHAnsi" w:cstheme="minorHAnsi"/>
          <w:sz w:val="22"/>
          <w:szCs w:val="22"/>
        </w:rPr>
      </w:pPr>
      <w:r w:rsidRPr="003B1363">
        <w:rPr>
          <w:rFonts w:asciiTheme="minorHAnsi" w:hAnsiTheme="minorHAnsi" w:cstheme="minorHAnsi"/>
          <w:sz w:val="22"/>
          <w:szCs w:val="22"/>
          <w:rPrChange w:id="155" w:author="Bobby Fetting" w:date="2026-02-24T06:35:00Z" w16du:dateUtc="2026-02-24T11:35:00Z">
            <w:rPr>
              <w:rFonts w:asciiTheme="minorHAnsi" w:hAnsiTheme="minorHAnsi" w:cstheme="minorHAnsi"/>
              <w:sz w:val="22"/>
              <w:szCs w:val="22"/>
              <w:u w:val="single"/>
            </w:rPr>
          </w:rPrChange>
        </w:rPr>
        <w:fldChar w:fldCharType="begin">
          <w:ffData>
            <w:name w:val="SafetyConcernC"/>
            <w:enabled/>
            <w:calcOnExit w:val="0"/>
            <w:textInput/>
          </w:ffData>
        </w:fldChar>
      </w:r>
      <w:bookmarkStart w:id="156" w:name="SafetyConcernC"/>
      <w:r w:rsidRPr="003B1363">
        <w:rPr>
          <w:rFonts w:asciiTheme="minorHAnsi" w:hAnsiTheme="minorHAnsi" w:cstheme="minorHAnsi"/>
          <w:sz w:val="22"/>
          <w:szCs w:val="22"/>
          <w:rPrChange w:id="157" w:author="Bobby Fetting" w:date="2026-02-24T06:35:00Z" w16du:dateUtc="2026-02-24T11:35: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3B1363">
        <w:rPr>
          <w:rFonts w:asciiTheme="minorHAnsi" w:hAnsiTheme="minorHAnsi" w:cstheme="minorHAnsi"/>
          <w:sz w:val="22"/>
          <w:szCs w:val="22"/>
          <w:rPrChange w:id="158" w:author="Bobby Fetting" w:date="2026-02-24T06:35:00Z" w16du:dateUtc="2026-02-24T11:35:00Z">
            <w:rPr>
              <w:rFonts w:asciiTheme="minorHAnsi" w:hAnsiTheme="minorHAnsi" w:cstheme="minorHAnsi"/>
              <w:sz w:val="22"/>
              <w:szCs w:val="22"/>
              <w:u w:val="single"/>
            </w:rPr>
          </w:rPrChange>
        </w:rPr>
        <w:fldChar w:fldCharType="separate"/>
      </w:r>
      <w:r w:rsidR="003B1363" w:rsidRPr="003B1363">
        <w:rPr>
          <w:rFonts w:asciiTheme="minorHAnsi" w:hAnsiTheme="minorHAnsi" w:cstheme="minorHAnsi"/>
          <w:sz w:val="22"/>
          <w:szCs w:val="22"/>
          <w:rPrChange w:id="159"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60"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61"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62"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63" w:author="Bobby Fetting" w:date="2026-02-24T06:35:00Z" w16du:dateUtc="2026-02-24T11:35:00Z">
            <w:rPr>
              <w:rFonts w:asciiTheme="minorHAnsi" w:hAnsiTheme="minorHAnsi" w:cstheme="minorHAnsi"/>
              <w:sz w:val="22"/>
              <w:szCs w:val="22"/>
              <w:u w:val="single"/>
            </w:rPr>
          </w:rPrChange>
        </w:rPr>
        <w:t> </w:t>
      </w:r>
      <w:r w:rsidRPr="003B1363">
        <w:rPr>
          <w:rFonts w:asciiTheme="minorHAnsi" w:hAnsiTheme="minorHAnsi" w:cstheme="minorHAnsi"/>
          <w:sz w:val="22"/>
          <w:szCs w:val="22"/>
          <w:rPrChange w:id="164" w:author="Bobby Fetting" w:date="2026-02-24T06:35:00Z" w16du:dateUtc="2026-02-24T11:35:00Z">
            <w:rPr>
              <w:rFonts w:asciiTheme="minorHAnsi" w:hAnsiTheme="minorHAnsi" w:cstheme="minorHAnsi"/>
              <w:sz w:val="22"/>
              <w:szCs w:val="22"/>
              <w:u w:val="single"/>
            </w:rPr>
          </w:rPrChange>
        </w:rPr>
        <w:fldChar w:fldCharType="end"/>
      </w:r>
      <w:bookmarkEnd w:id="156"/>
    </w:p>
    <w:p w14:paraId="7FF9846F" w14:textId="3BF1AE04" w:rsidR="00575743" w:rsidRPr="003B1363" w:rsidRDefault="00992437" w:rsidP="00575743">
      <w:pPr>
        <w:pStyle w:val="1AutoList5"/>
        <w:numPr>
          <w:ilvl w:val="3"/>
          <w:numId w:val="37"/>
        </w:numPr>
        <w:tabs>
          <w:tab w:val="clear" w:pos="720"/>
          <w:tab w:val="clear" w:pos="2880"/>
        </w:tabs>
        <w:ind w:left="720"/>
        <w:rPr>
          <w:rFonts w:asciiTheme="minorHAnsi" w:hAnsiTheme="minorHAnsi" w:cstheme="minorHAnsi"/>
          <w:sz w:val="22"/>
          <w:szCs w:val="22"/>
        </w:rPr>
      </w:pPr>
      <w:r w:rsidRPr="003B1363">
        <w:rPr>
          <w:rFonts w:asciiTheme="minorHAnsi" w:hAnsiTheme="minorHAnsi" w:cstheme="minorHAnsi"/>
          <w:sz w:val="22"/>
          <w:szCs w:val="22"/>
          <w:rPrChange w:id="165" w:author="Bobby Fetting" w:date="2026-02-24T06:35:00Z" w16du:dateUtc="2026-02-24T11:35:00Z">
            <w:rPr>
              <w:rFonts w:asciiTheme="minorHAnsi" w:hAnsiTheme="minorHAnsi" w:cstheme="minorHAnsi"/>
              <w:sz w:val="22"/>
              <w:szCs w:val="22"/>
              <w:u w:val="single"/>
            </w:rPr>
          </w:rPrChange>
        </w:rPr>
        <w:fldChar w:fldCharType="begin">
          <w:ffData>
            <w:name w:val="SafetyConcernD"/>
            <w:enabled/>
            <w:calcOnExit w:val="0"/>
            <w:textInput/>
          </w:ffData>
        </w:fldChar>
      </w:r>
      <w:bookmarkStart w:id="166" w:name="SafetyConcernD"/>
      <w:r w:rsidRPr="003B1363">
        <w:rPr>
          <w:rFonts w:asciiTheme="minorHAnsi" w:hAnsiTheme="minorHAnsi" w:cstheme="minorHAnsi"/>
          <w:sz w:val="22"/>
          <w:szCs w:val="22"/>
          <w:rPrChange w:id="167" w:author="Bobby Fetting" w:date="2026-02-24T06:35:00Z" w16du:dateUtc="2026-02-24T11:35: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3B1363">
        <w:rPr>
          <w:rFonts w:asciiTheme="minorHAnsi" w:hAnsiTheme="minorHAnsi" w:cstheme="minorHAnsi"/>
          <w:sz w:val="22"/>
          <w:szCs w:val="22"/>
          <w:rPrChange w:id="168" w:author="Bobby Fetting" w:date="2026-02-24T06:35:00Z" w16du:dateUtc="2026-02-24T11:35:00Z">
            <w:rPr>
              <w:rFonts w:asciiTheme="minorHAnsi" w:hAnsiTheme="minorHAnsi" w:cstheme="minorHAnsi"/>
              <w:sz w:val="22"/>
              <w:szCs w:val="22"/>
              <w:u w:val="single"/>
            </w:rPr>
          </w:rPrChange>
        </w:rPr>
        <w:fldChar w:fldCharType="separate"/>
      </w:r>
      <w:r w:rsidR="003B1363" w:rsidRPr="003B1363">
        <w:rPr>
          <w:rFonts w:asciiTheme="minorHAnsi" w:hAnsiTheme="minorHAnsi" w:cstheme="minorHAnsi"/>
          <w:sz w:val="22"/>
          <w:szCs w:val="22"/>
          <w:rPrChange w:id="169"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70"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71"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72"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73" w:author="Bobby Fetting" w:date="2026-02-24T06:35:00Z" w16du:dateUtc="2026-02-24T11:35:00Z">
            <w:rPr>
              <w:rFonts w:asciiTheme="minorHAnsi" w:hAnsiTheme="minorHAnsi" w:cstheme="minorHAnsi"/>
              <w:sz w:val="22"/>
              <w:szCs w:val="22"/>
              <w:u w:val="single"/>
            </w:rPr>
          </w:rPrChange>
        </w:rPr>
        <w:t> </w:t>
      </w:r>
      <w:r w:rsidRPr="003B1363">
        <w:rPr>
          <w:rFonts w:asciiTheme="minorHAnsi" w:hAnsiTheme="minorHAnsi" w:cstheme="minorHAnsi"/>
          <w:sz w:val="22"/>
          <w:szCs w:val="22"/>
          <w:rPrChange w:id="174" w:author="Bobby Fetting" w:date="2026-02-24T06:35:00Z" w16du:dateUtc="2026-02-24T11:35:00Z">
            <w:rPr>
              <w:rFonts w:asciiTheme="minorHAnsi" w:hAnsiTheme="minorHAnsi" w:cstheme="minorHAnsi"/>
              <w:sz w:val="22"/>
              <w:szCs w:val="22"/>
              <w:u w:val="single"/>
            </w:rPr>
          </w:rPrChange>
        </w:rPr>
        <w:fldChar w:fldCharType="end"/>
      </w:r>
      <w:bookmarkEnd w:id="166"/>
    </w:p>
    <w:p w14:paraId="6941D20A" w14:textId="12C1C9E6" w:rsidR="00575743" w:rsidRPr="003B1363" w:rsidRDefault="00992437" w:rsidP="00575743">
      <w:pPr>
        <w:pStyle w:val="1AutoList5"/>
        <w:numPr>
          <w:ilvl w:val="3"/>
          <w:numId w:val="37"/>
        </w:numPr>
        <w:tabs>
          <w:tab w:val="clear" w:pos="720"/>
          <w:tab w:val="clear" w:pos="2880"/>
        </w:tabs>
        <w:ind w:left="720"/>
        <w:rPr>
          <w:rFonts w:asciiTheme="minorHAnsi" w:hAnsiTheme="minorHAnsi" w:cstheme="minorHAnsi"/>
          <w:sz w:val="22"/>
          <w:szCs w:val="22"/>
        </w:rPr>
      </w:pPr>
      <w:r w:rsidRPr="003B1363">
        <w:rPr>
          <w:rFonts w:asciiTheme="minorHAnsi" w:hAnsiTheme="minorHAnsi" w:cstheme="minorHAnsi"/>
          <w:sz w:val="22"/>
          <w:szCs w:val="22"/>
          <w:rPrChange w:id="175" w:author="Bobby Fetting" w:date="2026-02-24T06:35:00Z" w16du:dateUtc="2026-02-24T11:35:00Z">
            <w:rPr>
              <w:rFonts w:asciiTheme="minorHAnsi" w:hAnsiTheme="minorHAnsi" w:cstheme="minorHAnsi"/>
              <w:sz w:val="22"/>
              <w:szCs w:val="22"/>
              <w:u w:val="single"/>
            </w:rPr>
          </w:rPrChange>
        </w:rPr>
        <w:fldChar w:fldCharType="begin">
          <w:ffData>
            <w:name w:val="SafetyConcernE"/>
            <w:enabled/>
            <w:calcOnExit w:val="0"/>
            <w:textInput/>
          </w:ffData>
        </w:fldChar>
      </w:r>
      <w:bookmarkStart w:id="176" w:name="SafetyConcernE"/>
      <w:r w:rsidRPr="003B1363">
        <w:rPr>
          <w:rFonts w:asciiTheme="minorHAnsi" w:hAnsiTheme="minorHAnsi" w:cstheme="minorHAnsi"/>
          <w:sz w:val="22"/>
          <w:szCs w:val="22"/>
          <w:rPrChange w:id="177" w:author="Bobby Fetting" w:date="2026-02-24T06:35:00Z" w16du:dateUtc="2026-02-24T11:35: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3B1363">
        <w:rPr>
          <w:rFonts w:asciiTheme="minorHAnsi" w:hAnsiTheme="minorHAnsi" w:cstheme="minorHAnsi"/>
          <w:sz w:val="22"/>
          <w:szCs w:val="22"/>
          <w:rPrChange w:id="178" w:author="Bobby Fetting" w:date="2026-02-24T06:35:00Z" w16du:dateUtc="2026-02-24T11:35:00Z">
            <w:rPr>
              <w:rFonts w:asciiTheme="minorHAnsi" w:hAnsiTheme="minorHAnsi" w:cstheme="minorHAnsi"/>
              <w:sz w:val="22"/>
              <w:szCs w:val="22"/>
              <w:u w:val="single"/>
            </w:rPr>
          </w:rPrChange>
        </w:rPr>
        <w:fldChar w:fldCharType="separate"/>
      </w:r>
      <w:r w:rsidR="003B1363" w:rsidRPr="003B1363">
        <w:rPr>
          <w:rFonts w:asciiTheme="minorHAnsi" w:hAnsiTheme="minorHAnsi" w:cstheme="minorHAnsi"/>
          <w:sz w:val="22"/>
          <w:szCs w:val="22"/>
          <w:rPrChange w:id="179"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80"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81"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82" w:author="Bobby Fetting" w:date="2026-02-24T06:35:00Z" w16du:dateUtc="2026-02-24T11:35:00Z">
            <w:rPr>
              <w:rFonts w:asciiTheme="minorHAnsi" w:hAnsiTheme="minorHAnsi" w:cstheme="minorHAnsi"/>
              <w:sz w:val="22"/>
              <w:szCs w:val="22"/>
              <w:u w:val="single"/>
            </w:rPr>
          </w:rPrChange>
        </w:rPr>
        <w:t> </w:t>
      </w:r>
      <w:r w:rsidR="003B1363" w:rsidRPr="003B1363">
        <w:rPr>
          <w:rFonts w:asciiTheme="minorHAnsi" w:hAnsiTheme="minorHAnsi" w:cstheme="minorHAnsi"/>
          <w:sz w:val="22"/>
          <w:szCs w:val="22"/>
          <w:rPrChange w:id="183" w:author="Bobby Fetting" w:date="2026-02-24T06:35:00Z" w16du:dateUtc="2026-02-24T11:35:00Z">
            <w:rPr>
              <w:rFonts w:asciiTheme="minorHAnsi" w:hAnsiTheme="minorHAnsi" w:cstheme="minorHAnsi"/>
              <w:sz w:val="22"/>
              <w:szCs w:val="22"/>
              <w:u w:val="single"/>
            </w:rPr>
          </w:rPrChange>
        </w:rPr>
        <w:t> </w:t>
      </w:r>
      <w:r w:rsidRPr="003B1363">
        <w:rPr>
          <w:rFonts w:asciiTheme="minorHAnsi" w:hAnsiTheme="minorHAnsi" w:cstheme="minorHAnsi"/>
          <w:sz w:val="22"/>
          <w:szCs w:val="22"/>
          <w:rPrChange w:id="184" w:author="Bobby Fetting" w:date="2026-02-24T06:35:00Z" w16du:dateUtc="2026-02-24T11:35:00Z">
            <w:rPr>
              <w:rFonts w:asciiTheme="minorHAnsi" w:hAnsiTheme="minorHAnsi" w:cstheme="minorHAnsi"/>
              <w:sz w:val="22"/>
              <w:szCs w:val="22"/>
              <w:u w:val="single"/>
            </w:rPr>
          </w:rPrChange>
        </w:rPr>
        <w:fldChar w:fldCharType="end"/>
      </w:r>
      <w:bookmarkEnd w:id="176"/>
    </w:p>
    <w:p w14:paraId="65F9C3DC" w14:textId="77777777" w:rsidR="00336C00" w:rsidRDefault="00336C00">
      <w:pPr>
        <w:ind w:left="-360"/>
        <w:jc w:val="both"/>
        <w:rPr>
          <w:rFonts w:asciiTheme="minorHAnsi" w:hAnsiTheme="minorHAnsi" w:cstheme="minorHAnsi"/>
          <w:b/>
          <w:bCs/>
          <w:sz w:val="22"/>
          <w:szCs w:val="22"/>
          <w:u w:val="single"/>
        </w:rPr>
      </w:pPr>
    </w:p>
    <w:p w14:paraId="559681AE" w14:textId="1B3BF7CF" w:rsidR="00582B17" w:rsidRPr="0029628B" w:rsidRDefault="00007A26">
      <w:pPr>
        <w:ind w:left="-360"/>
        <w:jc w:val="both"/>
        <w:rPr>
          <w:rFonts w:asciiTheme="minorHAnsi" w:hAnsiTheme="minorHAnsi" w:cstheme="minorHAnsi"/>
          <w:sz w:val="22"/>
          <w:szCs w:val="22"/>
        </w:rPr>
      </w:pPr>
      <w:r w:rsidRPr="0029628B">
        <w:rPr>
          <w:rFonts w:asciiTheme="minorHAnsi" w:hAnsiTheme="minorHAnsi" w:cstheme="minorHAnsi"/>
          <w:b/>
          <w:bCs/>
          <w:sz w:val="22"/>
          <w:szCs w:val="22"/>
          <w:u w:val="single"/>
        </w:rPr>
        <w:t>V.  Maintaining Cost Control</w:t>
      </w:r>
      <w:r w:rsidRPr="0029628B">
        <w:rPr>
          <w:rFonts w:asciiTheme="minorHAnsi" w:hAnsiTheme="minorHAnsi" w:cstheme="minorHAnsi"/>
          <w:b/>
          <w:bCs/>
          <w:sz w:val="22"/>
          <w:szCs w:val="22"/>
        </w:rPr>
        <w:t>:</w:t>
      </w:r>
    </w:p>
    <w:p w14:paraId="5023141B" w14:textId="77777777" w:rsidR="00582B17" w:rsidRPr="0029628B" w:rsidRDefault="00582B17">
      <w:pPr>
        <w:ind w:left="-360"/>
        <w:jc w:val="both"/>
        <w:rPr>
          <w:rFonts w:asciiTheme="minorHAnsi" w:hAnsiTheme="minorHAnsi" w:cstheme="minorHAnsi"/>
          <w:sz w:val="22"/>
          <w:szCs w:val="22"/>
        </w:rPr>
      </w:pPr>
    </w:p>
    <w:p w14:paraId="1291DC6E" w14:textId="209AC680" w:rsidR="00582B17" w:rsidRPr="0029628B" w:rsidRDefault="00007A26" w:rsidP="1A8BC6EF">
      <w:pPr>
        <w:pStyle w:val="2AutoList5"/>
        <w:numPr>
          <w:ilvl w:val="0"/>
          <w:numId w:val="9"/>
        </w:numPr>
        <w:tabs>
          <w:tab w:val="clear" w:pos="1440"/>
          <w:tab w:val="num" w:pos="360"/>
        </w:tabs>
        <w:ind w:left="360"/>
        <w:rPr>
          <w:rFonts w:asciiTheme="minorHAnsi" w:hAnsiTheme="minorHAnsi" w:cstheme="minorBidi"/>
          <w:sz w:val="22"/>
          <w:szCs w:val="22"/>
        </w:rPr>
      </w:pPr>
      <w:r w:rsidRPr="1A8BC6EF">
        <w:rPr>
          <w:rFonts w:asciiTheme="minorHAnsi" w:hAnsiTheme="minorHAnsi" w:cstheme="minorBidi"/>
          <w:sz w:val="22"/>
          <w:szCs w:val="22"/>
        </w:rPr>
        <w:t>This contract is based on a</w:t>
      </w:r>
      <w:r w:rsidR="00992437">
        <w:rPr>
          <w:rFonts w:asciiTheme="minorHAnsi" w:hAnsiTheme="minorHAnsi" w:cstheme="minorBidi"/>
          <w:sz w:val="22"/>
          <w:szCs w:val="22"/>
        </w:rPr>
        <w:t xml:space="preserve"> </w:t>
      </w:r>
      <w:r w:rsidR="00D67EE2">
        <w:rPr>
          <w:rFonts w:asciiTheme="minorHAnsi" w:hAnsiTheme="minorHAnsi" w:cstheme="minorBidi"/>
          <w:sz w:val="22"/>
          <w:szCs w:val="22"/>
        </w:rPr>
        <w:fldChar w:fldCharType="begin">
          <w:ffData>
            <w:name w:val="ContractType"/>
            <w:enabled/>
            <w:calcOnExit w:val="0"/>
            <w:ddList>
              <w:listEntry w:val="Select Contract Type"/>
              <w:listEntry w:val="Cost-Plus"/>
              <w:listEntry w:val="Guaranteed Maximum Price (GMP)"/>
              <w:listEntry w:val="Lump Sum"/>
              <w:listEntry w:val="Time &amp; Materials (T&amp;M)"/>
              <w:listEntry w:val="Unit Price"/>
            </w:ddList>
          </w:ffData>
        </w:fldChar>
      </w:r>
      <w:bookmarkStart w:id="185" w:name="ContractType"/>
      <w:r w:rsidR="00D67EE2">
        <w:rPr>
          <w:rFonts w:asciiTheme="minorHAnsi" w:hAnsiTheme="minorHAnsi" w:cstheme="minorBidi"/>
          <w:sz w:val="22"/>
          <w:szCs w:val="22"/>
        </w:rPr>
        <w:instrText xml:space="preserve"> FORMDROPDOWN </w:instrText>
      </w:r>
      <w:r w:rsidR="00D67EE2">
        <w:rPr>
          <w:rFonts w:asciiTheme="minorHAnsi" w:hAnsiTheme="minorHAnsi" w:cstheme="minorBidi"/>
          <w:sz w:val="22"/>
          <w:szCs w:val="22"/>
        </w:rPr>
      </w:r>
      <w:r w:rsidR="00D67EE2">
        <w:rPr>
          <w:rFonts w:asciiTheme="minorHAnsi" w:hAnsiTheme="minorHAnsi" w:cstheme="minorBidi"/>
          <w:sz w:val="22"/>
          <w:szCs w:val="22"/>
        </w:rPr>
        <w:fldChar w:fldCharType="separate"/>
      </w:r>
      <w:r w:rsidR="00D67EE2">
        <w:rPr>
          <w:rFonts w:asciiTheme="minorHAnsi" w:hAnsiTheme="minorHAnsi" w:cstheme="minorBidi"/>
          <w:sz w:val="22"/>
          <w:szCs w:val="22"/>
        </w:rPr>
        <w:fldChar w:fldCharType="end"/>
      </w:r>
      <w:bookmarkEnd w:id="185"/>
      <w:ins w:id="186" w:author="Bobby Fetting" w:date="2026-02-24T06:40:00Z" w16du:dateUtc="2026-02-24T11:40:00Z">
        <w:r w:rsidR="00F87EA9">
          <w:rPr>
            <w:rFonts w:asciiTheme="minorHAnsi" w:hAnsiTheme="minorHAnsi" w:cstheme="minorBidi"/>
            <w:sz w:val="22"/>
            <w:szCs w:val="22"/>
          </w:rPr>
          <w:t xml:space="preserve"> </w:t>
        </w:r>
      </w:ins>
      <w:r w:rsidR="00AF06C0" w:rsidRPr="1A8BC6EF">
        <w:rPr>
          <w:rFonts w:asciiTheme="minorHAnsi" w:hAnsiTheme="minorHAnsi" w:cstheme="minorBidi"/>
          <w:sz w:val="22"/>
          <w:szCs w:val="22"/>
        </w:rPr>
        <w:t>contract</w:t>
      </w:r>
      <w:r w:rsidRPr="1A8BC6EF">
        <w:rPr>
          <w:rFonts w:asciiTheme="minorHAnsi" w:hAnsiTheme="minorHAnsi" w:cstheme="minorBidi"/>
          <w:sz w:val="22"/>
          <w:szCs w:val="22"/>
        </w:rPr>
        <w:t xml:space="preserve"> in the amount of </w:t>
      </w:r>
      <w:r w:rsidR="00575743" w:rsidRPr="1A8BC6EF">
        <w:rPr>
          <w:rFonts w:asciiTheme="minorHAnsi" w:hAnsiTheme="minorHAnsi" w:cstheme="minorBidi"/>
          <w:sz w:val="22"/>
          <w:szCs w:val="22"/>
        </w:rPr>
        <w:t>$</w:t>
      </w:r>
      <w:ins w:id="187" w:author="Bobby Fetting" w:date="2026-02-24T06:40:00Z" w16du:dateUtc="2026-02-24T11:40:00Z">
        <w:r w:rsidR="00F87EA9">
          <w:rPr>
            <w:rFonts w:asciiTheme="minorHAnsi" w:hAnsiTheme="minorHAnsi" w:cstheme="minorBidi"/>
            <w:sz w:val="22"/>
            <w:szCs w:val="22"/>
          </w:rPr>
          <w:t xml:space="preserve"> </w:t>
        </w:r>
        <w:r w:rsidR="00F87EA9">
          <w:rPr>
            <w:rFonts w:asciiTheme="minorHAnsi" w:hAnsiTheme="minorHAnsi" w:cstheme="minorBidi"/>
            <w:sz w:val="22"/>
            <w:szCs w:val="22"/>
          </w:rPr>
          <w:fldChar w:fldCharType="begin">
            <w:ffData>
              <w:name w:val="ContractAmount"/>
              <w:enabled/>
              <w:calcOnExit w:val="0"/>
              <w:textInput>
                <w:type w:val="number"/>
                <w:default w:val="0.00"/>
                <w:format w:val="0.00"/>
              </w:textInput>
            </w:ffData>
          </w:fldChar>
        </w:r>
        <w:bookmarkStart w:id="188" w:name="ContractAmount"/>
        <w:r w:rsidR="00F87EA9">
          <w:rPr>
            <w:rFonts w:asciiTheme="minorHAnsi" w:hAnsiTheme="minorHAnsi" w:cstheme="minorBidi"/>
            <w:sz w:val="22"/>
            <w:szCs w:val="22"/>
          </w:rPr>
          <w:instrText xml:space="preserve"> FORMTEXT </w:instrText>
        </w:r>
        <w:r w:rsidR="00F87EA9">
          <w:rPr>
            <w:rFonts w:asciiTheme="minorHAnsi" w:hAnsiTheme="minorHAnsi" w:cstheme="minorBidi"/>
            <w:sz w:val="22"/>
            <w:szCs w:val="22"/>
          </w:rPr>
        </w:r>
        <w:r w:rsidR="00F87EA9">
          <w:rPr>
            <w:rFonts w:asciiTheme="minorHAnsi" w:hAnsiTheme="minorHAnsi" w:cstheme="minorBidi"/>
            <w:sz w:val="22"/>
            <w:szCs w:val="22"/>
          </w:rPr>
          <w:fldChar w:fldCharType="separate"/>
        </w:r>
        <w:r w:rsidR="00F87EA9">
          <w:rPr>
            <w:rFonts w:asciiTheme="minorHAnsi" w:hAnsiTheme="minorHAnsi" w:cstheme="minorBidi"/>
            <w:noProof/>
            <w:sz w:val="22"/>
            <w:szCs w:val="22"/>
          </w:rPr>
          <w:t>0.00</w:t>
        </w:r>
        <w:r w:rsidR="00F87EA9">
          <w:rPr>
            <w:rFonts w:asciiTheme="minorHAnsi" w:hAnsiTheme="minorHAnsi" w:cstheme="minorBidi"/>
            <w:sz w:val="22"/>
            <w:szCs w:val="22"/>
          </w:rPr>
          <w:fldChar w:fldCharType="end"/>
        </w:r>
      </w:ins>
      <w:bookmarkEnd w:id="188"/>
      <w:r w:rsidR="00575743" w:rsidRPr="1A8BC6EF">
        <w:rPr>
          <w:rFonts w:asciiTheme="minorHAnsi" w:hAnsiTheme="minorHAnsi" w:cstheme="minorBidi"/>
          <w:sz w:val="22"/>
          <w:szCs w:val="22"/>
        </w:rPr>
        <w:t xml:space="preserve"> </w:t>
      </w:r>
      <w:r>
        <w:tab/>
      </w:r>
      <w:r>
        <w:tab/>
      </w:r>
      <w:r>
        <w:tab/>
      </w:r>
      <w:r w:rsidR="00575743" w:rsidRPr="1A8BC6EF">
        <w:rPr>
          <w:rFonts w:asciiTheme="minorHAnsi" w:hAnsiTheme="minorHAnsi" w:cstheme="minorBidi"/>
          <w:sz w:val="22"/>
          <w:szCs w:val="22"/>
        </w:rPr>
        <w:t>.</w:t>
      </w:r>
    </w:p>
    <w:p w14:paraId="1F3B1409" w14:textId="77777777" w:rsidR="00582B17" w:rsidRPr="0029628B" w:rsidRDefault="00582B17">
      <w:pPr>
        <w:pStyle w:val="2AutoList5"/>
        <w:tabs>
          <w:tab w:val="clear" w:pos="1440"/>
        </w:tabs>
        <w:ind w:left="0" w:firstLine="0"/>
        <w:rPr>
          <w:rFonts w:asciiTheme="minorHAnsi" w:hAnsiTheme="minorHAnsi" w:cstheme="minorHAnsi"/>
          <w:sz w:val="22"/>
          <w:szCs w:val="22"/>
        </w:rPr>
      </w:pPr>
    </w:p>
    <w:p w14:paraId="747BCF93" w14:textId="77777777" w:rsidR="00582B17" w:rsidRPr="0029628B" w:rsidRDefault="00007A26" w:rsidP="00007A26">
      <w:pPr>
        <w:pStyle w:val="2AutoList5"/>
        <w:numPr>
          <w:ilvl w:val="0"/>
          <w:numId w:val="9"/>
        </w:numPr>
        <w:tabs>
          <w:tab w:val="clear" w:pos="72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Areas of potential buy out are:</w:t>
      </w:r>
    </w:p>
    <w:p w14:paraId="562C75D1" w14:textId="77777777" w:rsidR="00575743" w:rsidRPr="0029628B" w:rsidRDefault="00575743" w:rsidP="00575743">
      <w:pPr>
        <w:pStyle w:val="1AutoList5"/>
        <w:ind w:left="0" w:firstLine="0"/>
        <w:rPr>
          <w:rFonts w:asciiTheme="minorHAnsi" w:hAnsiTheme="minorHAnsi" w:cstheme="minorHAnsi"/>
          <w:sz w:val="22"/>
          <w:szCs w:val="22"/>
        </w:rPr>
      </w:pPr>
    </w:p>
    <w:p w14:paraId="5DBFAC55" w14:textId="35276724" w:rsidR="00575743" w:rsidRPr="00F87EA9" w:rsidRDefault="00F87EA9" w:rsidP="00575743">
      <w:pPr>
        <w:pStyle w:val="1AutoList5"/>
        <w:numPr>
          <w:ilvl w:val="3"/>
          <w:numId w:val="23"/>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BuyoutOpoA"/>
            <w:enabled/>
            <w:calcOnExit w:val="0"/>
            <w:textInput/>
          </w:ffData>
        </w:fldChar>
      </w:r>
      <w:bookmarkStart w:id="189" w:name="BuyoutOpoA"/>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189"/>
      <w:r w:rsidR="00575743" w:rsidRPr="00F14A02">
        <w:rPr>
          <w:rFonts w:asciiTheme="minorHAnsi" w:hAnsiTheme="minorHAnsi" w:cstheme="minorHAnsi"/>
          <w:sz w:val="22"/>
          <w:szCs w:val="22"/>
        </w:rPr>
        <w:t xml:space="preserve">  </w:t>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r w:rsidR="00575743" w:rsidRPr="00F14A02">
        <w:rPr>
          <w:rFonts w:asciiTheme="minorHAnsi" w:hAnsiTheme="minorHAnsi" w:cstheme="minorHAnsi"/>
          <w:sz w:val="22"/>
          <w:szCs w:val="22"/>
        </w:rPr>
        <w:tab/>
      </w:r>
    </w:p>
    <w:p w14:paraId="20B9A9D8" w14:textId="31822F3E" w:rsidR="00575743" w:rsidRPr="00575743" w:rsidRDefault="00F87EA9" w:rsidP="00F14A02">
      <w:pPr>
        <w:pStyle w:val="1AutoList5"/>
        <w:numPr>
          <w:ilvl w:val="3"/>
          <w:numId w:val="23"/>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BuyoutOpoB"/>
            <w:enabled/>
            <w:calcOnExit w:val="0"/>
            <w:textInput/>
          </w:ffData>
        </w:fldChar>
      </w:r>
      <w:bookmarkStart w:id="190" w:name="BuyoutOpoB"/>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190"/>
    </w:p>
    <w:p w14:paraId="5AA53E2A" w14:textId="5D0296F2" w:rsidR="00575743" w:rsidRPr="00575743" w:rsidRDefault="00FC2CFA" w:rsidP="00F14A02">
      <w:pPr>
        <w:pStyle w:val="1AutoList5"/>
        <w:numPr>
          <w:ilvl w:val="3"/>
          <w:numId w:val="23"/>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BuyoutOpoC"/>
            <w:enabled/>
            <w:calcOnExit w:val="0"/>
            <w:textInput/>
          </w:ffData>
        </w:fldChar>
      </w:r>
      <w:bookmarkStart w:id="191" w:name="BuyoutOpoC"/>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191"/>
    </w:p>
    <w:p w14:paraId="52E83564" w14:textId="609F0A62" w:rsidR="00575743" w:rsidRPr="00575743" w:rsidRDefault="00FC2CFA" w:rsidP="00F14A02">
      <w:pPr>
        <w:pStyle w:val="1AutoList5"/>
        <w:numPr>
          <w:ilvl w:val="3"/>
          <w:numId w:val="23"/>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BuyoutOpoD"/>
            <w:enabled/>
            <w:calcOnExit w:val="0"/>
            <w:textInput/>
          </w:ffData>
        </w:fldChar>
      </w:r>
      <w:bookmarkStart w:id="192" w:name="BuyoutOpoD"/>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192"/>
    </w:p>
    <w:p w14:paraId="000DD8D7" w14:textId="73B18585" w:rsidR="00575743" w:rsidRDefault="00FC2CFA" w:rsidP="00575743">
      <w:pPr>
        <w:pStyle w:val="1AutoList5"/>
        <w:numPr>
          <w:ilvl w:val="3"/>
          <w:numId w:val="23"/>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BuyoutOpoE"/>
            <w:enabled/>
            <w:calcOnExit w:val="0"/>
            <w:textInput/>
          </w:ffData>
        </w:fldChar>
      </w:r>
      <w:bookmarkStart w:id="193" w:name="BuyoutOpoE"/>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193"/>
    </w:p>
    <w:p w14:paraId="664355AD" w14:textId="77777777" w:rsidR="00582B17" w:rsidRPr="0029628B" w:rsidRDefault="00582B17">
      <w:pPr>
        <w:ind w:left="-360"/>
        <w:jc w:val="both"/>
        <w:rPr>
          <w:rFonts w:asciiTheme="minorHAnsi" w:hAnsiTheme="minorHAnsi" w:cstheme="minorHAnsi"/>
          <w:sz w:val="22"/>
          <w:szCs w:val="22"/>
        </w:rPr>
      </w:pPr>
    </w:p>
    <w:p w14:paraId="567927F3" w14:textId="77777777" w:rsidR="00582B17" w:rsidRPr="0029628B" w:rsidRDefault="00007A26" w:rsidP="00007A26">
      <w:pPr>
        <w:pStyle w:val="2AutoList5"/>
        <w:numPr>
          <w:ilvl w:val="1"/>
          <w:numId w:val="28"/>
        </w:numPr>
        <w:tabs>
          <w:tab w:val="clear" w:pos="10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Areas of potential risks are:</w:t>
      </w:r>
    </w:p>
    <w:p w14:paraId="1A965116" w14:textId="77777777" w:rsidR="00575743" w:rsidRPr="0029628B" w:rsidRDefault="00575743" w:rsidP="00575743">
      <w:pPr>
        <w:pStyle w:val="1AutoList5"/>
        <w:ind w:left="0" w:firstLine="0"/>
        <w:rPr>
          <w:rFonts w:asciiTheme="minorHAnsi" w:hAnsiTheme="minorHAnsi" w:cstheme="minorHAnsi"/>
          <w:sz w:val="22"/>
          <w:szCs w:val="22"/>
        </w:rPr>
      </w:pPr>
    </w:p>
    <w:p w14:paraId="0CC29194" w14:textId="62A1A2F8" w:rsidR="00575743" w:rsidRPr="00F14A02" w:rsidRDefault="00F14A02" w:rsidP="00575743">
      <w:pPr>
        <w:pStyle w:val="1AutoList5"/>
        <w:numPr>
          <w:ilvl w:val="3"/>
          <w:numId w:val="1"/>
        </w:numPr>
        <w:tabs>
          <w:tab w:val="clear" w:pos="720"/>
          <w:tab w:val="clear" w:pos="2880"/>
        </w:tabs>
        <w:ind w:left="720"/>
        <w:rPr>
          <w:rFonts w:asciiTheme="minorHAnsi" w:hAnsiTheme="minorHAnsi" w:cstheme="minorHAnsi"/>
          <w:sz w:val="22"/>
          <w:szCs w:val="22"/>
        </w:rPr>
      </w:pPr>
      <w:r w:rsidRPr="00F14A02">
        <w:rPr>
          <w:rFonts w:asciiTheme="minorHAnsi" w:hAnsiTheme="minorHAnsi" w:cstheme="minorHAnsi"/>
          <w:sz w:val="22"/>
          <w:szCs w:val="22"/>
          <w:rPrChange w:id="194" w:author="Bobby Fetting" w:date="2026-02-24T06:44:00Z" w16du:dateUtc="2026-02-24T11:44:00Z">
            <w:rPr>
              <w:rFonts w:asciiTheme="minorHAnsi" w:hAnsiTheme="minorHAnsi" w:cstheme="minorHAnsi"/>
              <w:sz w:val="22"/>
              <w:szCs w:val="22"/>
              <w:u w:val="single"/>
            </w:rPr>
          </w:rPrChange>
        </w:rPr>
        <w:fldChar w:fldCharType="begin">
          <w:ffData>
            <w:name w:val="RiskA"/>
            <w:enabled/>
            <w:calcOnExit w:val="0"/>
            <w:textInput/>
          </w:ffData>
        </w:fldChar>
      </w:r>
      <w:bookmarkStart w:id="195" w:name="RiskA"/>
      <w:r w:rsidRPr="00F14A02">
        <w:rPr>
          <w:rFonts w:asciiTheme="minorHAnsi" w:hAnsiTheme="minorHAnsi" w:cstheme="minorHAnsi"/>
          <w:sz w:val="22"/>
          <w:szCs w:val="22"/>
          <w:rPrChange w:id="196" w:author="Bobby Fetting" w:date="2026-02-24T06:44:00Z" w16du:dateUtc="2026-02-24T11:44: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14A02">
        <w:rPr>
          <w:rFonts w:asciiTheme="minorHAnsi" w:hAnsiTheme="minorHAnsi" w:cstheme="minorHAnsi"/>
          <w:sz w:val="22"/>
          <w:szCs w:val="22"/>
          <w:rPrChange w:id="197" w:author="Bobby Fetting" w:date="2026-02-24T06:44:00Z" w16du:dateUtc="2026-02-24T11:44:00Z">
            <w:rPr>
              <w:rFonts w:asciiTheme="minorHAnsi" w:hAnsiTheme="minorHAnsi" w:cstheme="minorHAnsi"/>
              <w:sz w:val="22"/>
              <w:szCs w:val="22"/>
              <w:u w:val="single"/>
            </w:rPr>
          </w:rPrChange>
        </w:rPr>
        <w:fldChar w:fldCharType="separate"/>
      </w:r>
      <w:r w:rsidRPr="00F14A02">
        <w:rPr>
          <w:rFonts w:asciiTheme="minorHAnsi" w:hAnsiTheme="minorHAnsi" w:cstheme="minorHAnsi"/>
          <w:noProof/>
          <w:sz w:val="22"/>
          <w:szCs w:val="22"/>
          <w:rPrChange w:id="198"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199"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00"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01"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02"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sz w:val="22"/>
          <w:szCs w:val="22"/>
          <w:rPrChange w:id="203" w:author="Bobby Fetting" w:date="2026-02-24T06:44:00Z" w16du:dateUtc="2026-02-24T11:44:00Z">
            <w:rPr>
              <w:rFonts w:asciiTheme="minorHAnsi" w:hAnsiTheme="minorHAnsi" w:cstheme="minorHAnsi"/>
              <w:sz w:val="22"/>
              <w:szCs w:val="22"/>
              <w:u w:val="single"/>
            </w:rPr>
          </w:rPrChange>
        </w:rPr>
        <w:fldChar w:fldCharType="end"/>
      </w:r>
      <w:bookmarkEnd w:id="195"/>
    </w:p>
    <w:p w14:paraId="45D3EEF1" w14:textId="5B325927" w:rsidR="00575743" w:rsidRPr="00F14A02" w:rsidRDefault="00F14A02" w:rsidP="00575743">
      <w:pPr>
        <w:pStyle w:val="1AutoList5"/>
        <w:numPr>
          <w:ilvl w:val="3"/>
          <w:numId w:val="1"/>
        </w:numPr>
        <w:tabs>
          <w:tab w:val="clear" w:pos="720"/>
        </w:tabs>
        <w:ind w:left="720"/>
        <w:rPr>
          <w:rFonts w:asciiTheme="minorHAnsi" w:hAnsiTheme="minorHAnsi" w:cstheme="minorHAnsi"/>
          <w:sz w:val="22"/>
          <w:szCs w:val="22"/>
        </w:rPr>
      </w:pPr>
      <w:r w:rsidRPr="00F14A02">
        <w:rPr>
          <w:rFonts w:asciiTheme="minorHAnsi" w:hAnsiTheme="minorHAnsi" w:cstheme="minorHAnsi"/>
          <w:sz w:val="22"/>
          <w:szCs w:val="22"/>
          <w:rPrChange w:id="204" w:author="Bobby Fetting" w:date="2026-02-24T06:44:00Z" w16du:dateUtc="2026-02-24T11:44:00Z">
            <w:rPr>
              <w:rFonts w:asciiTheme="minorHAnsi" w:hAnsiTheme="minorHAnsi" w:cstheme="minorHAnsi"/>
              <w:sz w:val="22"/>
              <w:szCs w:val="22"/>
              <w:u w:val="single"/>
            </w:rPr>
          </w:rPrChange>
        </w:rPr>
        <w:fldChar w:fldCharType="begin">
          <w:ffData>
            <w:name w:val="RiskB"/>
            <w:enabled/>
            <w:calcOnExit w:val="0"/>
            <w:textInput/>
          </w:ffData>
        </w:fldChar>
      </w:r>
      <w:bookmarkStart w:id="205" w:name="RiskB"/>
      <w:r w:rsidRPr="00F14A02">
        <w:rPr>
          <w:rFonts w:asciiTheme="minorHAnsi" w:hAnsiTheme="minorHAnsi" w:cstheme="minorHAnsi"/>
          <w:sz w:val="22"/>
          <w:szCs w:val="22"/>
          <w:rPrChange w:id="206" w:author="Bobby Fetting" w:date="2026-02-24T06:44:00Z" w16du:dateUtc="2026-02-24T11:44: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14A02">
        <w:rPr>
          <w:rFonts w:asciiTheme="minorHAnsi" w:hAnsiTheme="minorHAnsi" w:cstheme="minorHAnsi"/>
          <w:sz w:val="22"/>
          <w:szCs w:val="22"/>
          <w:rPrChange w:id="207" w:author="Bobby Fetting" w:date="2026-02-24T06:44:00Z" w16du:dateUtc="2026-02-24T11:44:00Z">
            <w:rPr>
              <w:rFonts w:asciiTheme="minorHAnsi" w:hAnsiTheme="minorHAnsi" w:cstheme="minorHAnsi"/>
              <w:sz w:val="22"/>
              <w:szCs w:val="22"/>
              <w:u w:val="single"/>
            </w:rPr>
          </w:rPrChange>
        </w:rPr>
        <w:fldChar w:fldCharType="separate"/>
      </w:r>
      <w:r w:rsidRPr="00F14A02">
        <w:rPr>
          <w:rFonts w:asciiTheme="minorHAnsi" w:hAnsiTheme="minorHAnsi" w:cstheme="minorHAnsi"/>
          <w:noProof/>
          <w:sz w:val="22"/>
          <w:szCs w:val="22"/>
          <w:rPrChange w:id="208"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09"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10"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11"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12"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sz w:val="22"/>
          <w:szCs w:val="22"/>
          <w:rPrChange w:id="213" w:author="Bobby Fetting" w:date="2026-02-24T06:44:00Z" w16du:dateUtc="2026-02-24T11:44:00Z">
            <w:rPr>
              <w:rFonts w:asciiTheme="minorHAnsi" w:hAnsiTheme="minorHAnsi" w:cstheme="minorHAnsi"/>
              <w:sz w:val="22"/>
              <w:szCs w:val="22"/>
              <w:u w:val="single"/>
            </w:rPr>
          </w:rPrChange>
        </w:rPr>
        <w:fldChar w:fldCharType="end"/>
      </w:r>
      <w:bookmarkEnd w:id="205"/>
    </w:p>
    <w:p w14:paraId="436C942C" w14:textId="234A6B37" w:rsidR="00575743" w:rsidRPr="00F14A02" w:rsidRDefault="00F14A02" w:rsidP="00575743">
      <w:pPr>
        <w:pStyle w:val="1AutoList5"/>
        <w:numPr>
          <w:ilvl w:val="3"/>
          <w:numId w:val="1"/>
        </w:numPr>
        <w:tabs>
          <w:tab w:val="clear" w:pos="720"/>
        </w:tabs>
        <w:ind w:left="720"/>
        <w:rPr>
          <w:rFonts w:asciiTheme="minorHAnsi" w:hAnsiTheme="minorHAnsi" w:cstheme="minorHAnsi"/>
          <w:sz w:val="22"/>
          <w:szCs w:val="22"/>
        </w:rPr>
      </w:pPr>
      <w:r w:rsidRPr="00F14A02">
        <w:rPr>
          <w:rFonts w:asciiTheme="minorHAnsi" w:hAnsiTheme="minorHAnsi" w:cstheme="minorHAnsi"/>
          <w:sz w:val="22"/>
          <w:szCs w:val="22"/>
          <w:rPrChange w:id="214" w:author="Bobby Fetting" w:date="2026-02-24T06:44:00Z" w16du:dateUtc="2026-02-24T11:44:00Z">
            <w:rPr>
              <w:rFonts w:asciiTheme="minorHAnsi" w:hAnsiTheme="minorHAnsi" w:cstheme="minorHAnsi"/>
              <w:sz w:val="22"/>
              <w:szCs w:val="22"/>
              <w:u w:val="single"/>
            </w:rPr>
          </w:rPrChange>
        </w:rPr>
        <w:fldChar w:fldCharType="begin">
          <w:ffData>
            <w:name w:val="RiskC"/>
            <w:enabled/>
            <w:calcOnExit w:val="0"/>
            <w:textInput/>
          </w:ffData>
        </w:fldChar>
      </w:r>
      <w:bookmarkStart w:id="215" w:name="RiskC"/>
      <w:r w:rsidRPr="00F14A02">
        <w:rPr>
          <w:rFonts w:asciiTheme="minorHAnsi" w:hAnsiTheme="minorHAnsi" w:cstheme="minorHAnsi"/>
          <w:sz w:val="22"/>
          <w:szCs w:val="22"/>
          <w:rPrChange w:id="216" w:author="Bobby Fetting" w:date="2026-02-24T06:44:00Z" w16du:dateUtc="2026-02-24T11:44: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14A02">
        <w:rPr>
          <w:rFonts w:asciiTheme="minorHAnsi" w:hAnsiTheme="minorHAnsi" w:cstheme="minorHAnsi"/>
          <w:sz w:val="22"/>
          <w:szCs w:val="22"/>
          <w:rPrChange w:id="217" w:author="Bobby Fetting" w:date="2026-02-24T06:44:00Z" w16du:dateUtc="2026-02-24T11:44:00Z">
            <w:rPr>
              <w:rFonts w:asciiTheme="minorHAnsi" w:hAnsiTheme="minorHAnsi" w:cstheme="minorHAnsi"/>
              <w:sz w:val="22"/>
              <w:szCs w:val="22"/>
              <w:u w:val="single"/>
            </w:rPr>
          </w:rPrChange>
        </w:rPr>
        <w:fldChar w:fldCharType="separate"/>
      </w:r>
      <w:r w:rsidRPr="00F14A02">
        <w:rPr>
          <w:rFonts w:asciiTheme="minorHAnsi" w:hAnsiTheme="minorHAnsi" w:cstheme="minorHAnsi"/>
          <w:noProof/>
          <w:sz w:val="22"/>
          <w:szCs w:val="22"/>
          <w:rPrChange w:id="218"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19"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20"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21"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22"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sz w:val="22"/>
          <w:szCs w:val="22"/>
          <w:rPrChange w:id="223" w:author="Bobby Fetting" w:date="2026-02-24T06:44:00Z" w16du:dateUtc="2026-02-24T11:44:00Z">
            <w:rPr>
              <w:rFonts w:asciiTheme="minorHAnsi" w:hAnsiTheme="minorHAnsi" w:cstheme="minorHAnsi"/>
              <w:sz w:val="22"/>
              <w:szCs w:val="22"/>
              <w:u w:val="single"/>
            </w:rPr>
          </w:rPrChange>
        </w:rPr>
        <w:fldChar w:fldCharType="end"/>
      </w:r>
      <w:bookmarkEnd w:id="215"/>
    </w:p>
    <w:p w14:paraId="722C5F71" w14:textId="4D3613D8" w:rsidR="00575743" w:rsidRPr="00F14A02" w:rsidRDefault="00F14A02" w:rsidP="00575743">
      <w:pPr>
        <w:pStyle w:val="1AutoList5"/>
        <w:numPr>
          <w:ilvl w:val="3"/>
          <w:numId w:val="1"/>
        </w:numPr>
        <w:tabs>
          <w:tab w:val="clear" w:pos="720"/>
        </w:tabs>
        <w:ind w:left="720"/>
        <w:rPr>
          <w:rFonts w:asciiTheme="minorHAnsi" w:hAnsiTheme="minorHAnsi" w:cstheme="minorHAnsi"/>
          <w:sz w:val="22"/>
          <w:szCs w:val="22"/>
        </w:rPr>
      </w:pPr>
      <w:r w:rsidRPr="00F14A02">
        <w:rPr>
          <w:rFonts w:asciiTheme="minorHAnsi" w:hAnsiTheme="minorHAnsi" w:cstheme="minorHAnsi"/>
          <w:sz w:val="22"/>
          <w:szCs w:val="22"/>
          <w:rPrChange w:id="224" w:author="Bobby Fetting" w:date="2026-02-24T06:44:00Z" w16du:dateUtc="2026-02-24T11:44:00Z">
            <w:rPr>
              <w:rFonts w:asciiTheme="minorHAnsi" w:hAnsiTheme="minorHAnsi" w:cstheme="minorHAnsi"/>
              <w:sz w:val="22"/>
              <w:szCs w:val="22"/>
              <w:u w:val="single"/>
            </w:rPr>
          </w:rPrChange>
        </w:rPr>
        <w:fldChar w:fldCharType="begin">
          <w:ffData>
            <w:name w:val="RiskD"/>
            <w:enabled/>
            <w:calcOnExit w:val="0"/>
            <w:textInput/>
          </w:ffData>
        </w:fldChar>
      </w:r>
      <w:bookmarkStart w:id="225" w:name="RiskD"/>
      <w:r w:rsidRPr="00F14A02">
        <w:rPr>
          <w:rFonts w:asciiTheme="minorHAnsi" w:hAnsiTheme="minorHAnsi" w:cstheme="minorHAnsi"/>
          <w:sz w:val="22"/>
          <w:szCs w:val="22"/>
          <w:rPrChange w:id="226" w:author="Bobby Fetting" w:date="2026-02-24T06:44:00Z" w16du:dateUtc="2026-02-24T11:44: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14A02">
        <w:rPr>
          <w:rFonts w:asciiTheme="minorHAnsi" w:hAnsiTheme="minorHAnsi" w:cstheme="minorHAnsi"/>
          <w:sz w:val="22"/>
          <w:szCs w:val="22"/>
          <w:rPrChange w:id="227" w:author="Bobby Fetting" w:date="2026-02-24T06:44:00Z" w16du:dateUtc="2026-02-24T11:44:00Z">
            <w:rPr>
              <w:rFonts w:asciiTheme="minorHAnsi" w:hAnsiTheme="minorHAnsi" w:cstheme="minorHAnsi"/>
              <w:sz w:val="22"/>
              <w:szCs w:val="22"/>
              <w:u w:val="single"/>
            </w:rPr>
          </w:rPrChange>
        </w:rPr>
        <w:fldChar w:fldCharType="separate"/>
      </w:r>
      <w:r w:rsidRPr="00F14A02">
        <w:rPr>
          <w:rFonts w:asciiTheme="minorHAnsi" w:hAnsiTheme="minorHAnsi" w:cstheme="minorHAnsi"/>
          <w:noProof/>
          <w:sz w:val="22"/>
          <w:szCs w:val="22"/>
          <w:rPrChange w:id="228"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29"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30"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31"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32"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sz w:val="22"/>
          <w:szCs w:val="22"/>
          <w:rPrChange w:id="233" w:author="Bobby Fetting" w:date="2026-02-24T06:44:00Z" w16du:dateUtc="2026-02-24T11:44:00Z">
            <w:rPr>
              <w:rFonts w:asciiTheme="minorHAnsi" w:hAnsiTheme="minorHAnsi" w:cstheme="minorHAnsi"/>
              <w:sz w:val="22"/>
              <w:szCs w:val="22"/>
              <w:u w:val="single"/>
            </w:rPr>
          </w:rPrChange>
        </w:rPr>
        <w:fldChar w:fldCharType="end"/>
      </w:r>
      <w:bookmarkEnd w:id="225"/>
    </w:p>
    <w:p w14:paraId="6812AFD3" w14:textId="330F93C8" w:rsidR="00575743" w:rsidRPr="00F14A02" w:rsidRDefault="00F14A02" w:rsidP="00575743">
      <w:pPr>
        <w:pStyle w:val="1AutoList5"/>
        <w:numPr>
          <w:ilvl w:val="3"/>
          <w:numId w:val="1"/>
        </w:numPr>
        <w:tabs>
          <w:tab w:val="clear" w:pos="720"/>
          <w:tab w:val="clear" w:pos="2880"/>
        </w:tabs>
        <w:ind w:left="720"/>
        <w:rPr>
          <w:rFonts w:asciiTheme="minorHAnsi" w:hAnsiTheme="minorHAnsi" w:cstheme="minorHAnsi"/>
          <w:sz w:val="22"/>
          <w:szCs w:val="22"/>
        </w:rPr>
      </w:pPr>
      <w:r w:rsidRPr="00F14A02">
        <w:rPr>
          <w:rFonts w:asciiTheme="minorHAnsi" w:hAnsiTheme="minorHAnsi" w:cstheme="minorHAnsi"/>
          <w:sz w:val="22"/>
          <w:szCs w:val="22"/>
          <w:rPrChange w:id="234" w:author="Bobby Fetting" w:date="2026-02-24T06:44:00Z" w16du:dateUtc="2026-02-24T11:44:00Z">
            <w:rPr>
              <w:rFonts w:asciiTheme="minorHAnsi" w:hAnsiTheme="minorHAnsi" w:cstheme="minorHAnsi"/>
              <w:sz w:val="22"/>
              <w:szCs w:val="22"/>
              <w:u w:val="single"/>
            </w:rPr>
          </w:rPrChange>
        </w:rPr>
        <w:fldChar w:fldCharType="begin">
          <w:ffData>
            <w:name w:val="RiskE"/>
            <w:enabled/>
            <w:calcOnExit w:val="0"/>
            <w:textInput/>
          </w:ffData>
        </w:fldChar>
      </w:r>
      <w:bookmarkStart w:id="235" w:name="RiskE"/>
      <w:r w:rsidRPr="00F14A02">
        <w:rPr>
          <w:rFonts w:asciiTheme="minorHAnsi" w:hAnsiTheme="minorHAnsi" w:cstheme="minorHAnsi"/>
          <w:sz w:val="22"/>
          <w:szCs w:val="22"/>
          <w:rPrChange w:id="236" w:author="Bobby Fetting" w:date="2026-02-24T06:44:00Z" w16du:dateUtc="2026-02-24T11:44: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14A02">
        <w:rPr>
          <w:rFonts w:asciiTheme="minorHAnsi" w:hAnsiTheme="minorHAnsi" w:cstheme="minorHAnsi"/>
          <w:sz w:val="22"/>
          <w:szCs w:val="22"/>
          <w:rPrChange w:id="237" w:author="Bobby Fetting" w:date="2026-02-24T06:44:00Z" w16du:dateUtc="2026-02-24T11:44:00Z">
            <w:rPr>
              <w:rFonts w:asciiTheme="minorHAnsi" w:hAnsiTheme="minorHAnsi" w:cstheme="minorHAnsi"/>
              <w:sz w:val="22"/>
              <w:szCs w:val="22"/>
              <w:u w:val="single"/>
            </w:rPr>
          </w:rPrChange>
        </w:rPr>
        <w:fldChar w:fldCharType="separate"/>
      </w:r>
      <w:r w:rsidRPr="00F14A02">
        <w:rPr>
          <w:rFonts w:asciiTheme="minorHAnsi" w:hAnsiTheme="minorHAnsi" w:cstheme="minorHAnsi"/>
          <w:noProof/>
          <w:sz w:val="22"/>
          <w:szCs w:val="22"/>
          <w:rPrChange w:id="238"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39"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40"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41"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noProof/>
          <w:sz w:val="22"/>
          <w:szCs w:val="22"/>
          <w:rPrChange w:id="242" w:author="Bobby Fetting" w:date="2026-02-24T06:44:00Z" w16du:dateUtc="2026-02-24T11:44:00Z">
            <w:rPr>
              <w:rFonts w:asciiTheme="minorHAnsi" w:hAnsiTheme="minorHAnsi" w:cstheme="minorHAnsi"/>
              <w:noProof/>
              <w:sz w:val="22"/>
              <w:szCs w:val="22"/>
              <w:u w:val="single"/>
            </w:rPr>
          </w:rPrChange>
        </w:rPr>
        <w:t> </w:t>
      </w:r>
      <w:r w:rsidRPr="00F14A02">
        <w:rPr>
          <w:rFonts w:asciiTheme="minorHAnsi" w:hAnsiTheme="minorHAnsi" w:cstheme="minorHAnsi"/>
          <w:sz w:val="22"/>
          <w:szCs w:val="22"/>
          <w:rPrChange w:id="243" w:author="Bobby Fetting" w:date="2026-02-24T06:44:00Z" w16du:dateUtc="2026-02-24T11:44:00Z">
            <w:rPr>
              <w:rFonts w:asciiTheme="minorHAnsi" w:hAnsiTheme="minorHAnsi" w:cstheme="minorHAnsi"/>
              <w:sz w:val="22"/>
              <w:szCs w:val="22"/>
              <w:u w:val="single"/>
            </w:rPr>
          </w:rPrChange>
        </w:rPr>
        <w:fldChar w:fldCharType="end"/>
      </w:r>
      <w:bookmarkEnd w:id="235"/>
    </w:p>
    <w:p w14:paraId="7DF4E37C" w14:textId="77777777" w:rsidR="00575743" w:rsidRPr="0029628B" w:rsidRDefault="00575743" w:rsidP="00575743">
      <w:pPr>
        <w:ind w:left="-360"/>
        <w:jc w:val="both"/>
        <w:rPr>
          <w:rFonts w:asciiTheme="minorHAnsi" w:hAnsiTheme="minorHAnsi" w:cstheme="minorHAnsi"/>
          <w:sz w:val="22"/>
          <w:szCs w:val="22"/>
        </w:rPr>
      </w:pPr>
    </w:p>
    <w:p w14:paraId="58BD0BEF" w14:textId="77777777" w:rsidR="00582B17" w:rsidRPr="0029628B" w:rsidRDefault="00007A26" w:rsidP="00007A26">
      <w:pPr>
        <w:pStyle w:val="2AutoList5"/>
        <w:numPr>
          <w:ilvl w:val="1"/>
          <w:numId w:val="28"/>
        </w:numPr>
        <w:tabs>
          <w:tab w:val="clear" w:pos="108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Areas of potential savings are:</w:t>
      </w:r>
    </w:p>
    <w:p w14:paraId="44FB30F8" w14:textId="77777777" w:rsidR="00575743" w:rsidRPr="0029628B" w:rsidRDefault="00575743" w:rsidP="00575743">
      <w:pPr>
        <w:pStyle w:val="1AutoList5"/>
        <w:ind w:left="0" w:firstLine="0"/>
        <w:rPr>
          <w:rFonts w:asciiTheme="minorHAnsi" w:hAnsiTheme="minorHAnsi" w:cstheme="minorHAnsi"/>
          <w:sz w:val="22"/>
          <w:szCs w:val="22"/>
        </w:rPr>
      </w:pPr>
    </w:p>
    <w:p w14:paraId="69477EB5" w14:textId="66954B22" w:rsidR="00575743" w:rsidRPr="00636CD0" w:rsidRDefault="00636CD0" w:rsidP="00575743">
      <w:pPr>
        <w:pStyle w:val="1AutoList5"/>
        <w:numPr>
          <w:ilvl w:val="3"/>
          <w:numId w:val="27"/>
        </w:numPr>
        <w:tabs>
          <w:tab w:val="clear" w:pos="720"/>
          <w:tab w:val="clear" w:pos="288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SavingsA"/>
            <w:enabled/>
            <w:calcOnExit w:val="0"/>
            <w:textInput/>
          </w:ffData>
        </w:fldChar>
      </w:r>
      <w:bookmarkStart w:id="244" w:name="SavingsA"/>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244"/>
    </w:p>
    <w:p w14:paraId="72C3BB63" w14:textId="19F90B28" w:rsidR="00575743" w:rsidRPr="00636CD0" w:rsidRDefault="00636CD0" w:rsidP="00575743">
      <w:pPr>
        <w:pStyle w:val="1AutoList5"/>
        <w:numPr>
          <w:ilvl w:val="3"/>
          <w:numId w:val="27"/>
        </w:numPr>
        <w:tabs>
          <w:tab w:val="clear" w:pos="72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SavingsB"/>
            <w:enabled/>
            <w:calcOnExit w:val="0"/>
            <w:textInput/>
          </w:ffData>
        </w:fldChar>
      </w:r>
      <w:bookmarkStart w:id="245" w:name="SavingsB"/>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245"/>
    </w:p>
    <w:p w14:paraId="1486DD62" w14:textId="0ED22B6F" w:rsidR="00575743" w:rsidRPr="00636CD0" w:rsidRDefault="00636CD0" w:rsidP="00575743">
      <w:pPr>
        <w:pStyle w:val="1AutoList5"/>
        <w:numPr>
          <w:ilvl w:val="3"/>
          <w:numId w:val="27"/>
        </w:numPr>
        <w:tabs>
          <w:tab w:val="clear" w:pos="720"/>
        </w:tabs>
        <w:ind w:left="720"/>
        <w:rPr>
          <w:rFonts w:asciiTheme="minorHAnsi" w:hAnsiTheme="minorHAnsi" w:cstheme="minorHAnsi"/>
          <w:sz w:val="22"/>
          <w:szCs w:val="22"/>
        </w:rPr>
      </w:pPr>
      <w:r>
        <w:rPr>
          <w:rFonts w:asciiTheme="minorHAnsi" w:hAnsiTheme="minorHAnsi" w:cstheme="minorHAnsi"/>
          <w:sz w:val="22"/>
          <w:szCs w:val="22"/>
        </w:rPr>
        <w:fldChar w:fldCharType="begin">
          <w:ffData>
            <w:name w:val="SavingsC"/>
            <w:enabled/>
            <w:calcOnExit w:val="0"/>
            <w:textInput/>
          </w:ffData>
        </w:fldChar>
      </w:r>
      <w:bookmarkStart w:id="246" w:name="SavingsC"/>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bookmarkEnd w:id="246"/>
    </w:p>
    <w:p w14:paraId="6A2610BC" w14:textId="28FC7035" w:rsidR="00575743" w:rsidRPr="00AA59E3" w:rsidRDefault="00636CD0" w:rsidP="00575743">
      <w:pPr>
        <w:pStyle w:val="1AutoList5"/>
        <w:numPr>
          <w:ilvl w:val="3"/>
          <w:numId w:val="27"/>
        </w:numPr>
        <w:tabs>
          <w:tab w:val="clear" w:pos="720"/>
        </w:tabs>
        <w:ind w:left="720"/>
        <w:rPr>
          <w:rFonts w:asciiTheme="minorHAnsi" w:hAnsiTheme="minorHAnsi" w:cstheme="minorHAnsi"/>
          <w:sz w:val="22"/>
          <w:szCs w:val="22"/>
        </w:rPr>
      </w:pPr>
      <w:r w:rsidRPr="00AA59E3">
        <w:rPr>
          <w:rFonts w:asciiTheme="minorHAnsi" w:hAnsiTheme="minorHAnsi" w:cstheme="minorHAnsi"/>
          <w:sz w:val="22"/>
          <w:szCs w:val="22"/>
        </w:rPr>
        <w:fldChar w:fldCharType="begin">
          <w:ffData>
            <w:name w:val="SavingsD"/>
            <w:enabled/>
            <w:calcOnExit w:val="0"/>
            <w:textInput/>
          </w:ffData>
        </w:fldChar>
      </w:r>
      <w:bookmarkStart w:id="247" w:name="SavingsD"/>
      <w:r w:rsidRPr="00AA59E3">
        <w:rPr>
          <w:rFonts w:asciiTheme="minorHAnsi" w:hAnsiTheme="minorHAnsi" w:cstheme="minorHAnsi"/>
          <w:sz w:val="22"/>
          <w:szCs w:val="22"/>
        </w:rPr>
        <w:instrText xml:space="preserve"> FORMTEXT </w:instrText>
      </w:r>
      <w:r w:rsidRPr="00AA59E3">
        <w:rPr>
          <w:rFonts w:asciiTheme="minorHAnsi" w:hAnsiTheme="minorHAnsi" w:cstheme="minorHAnsi"/>
          <w:sz w:val="22"/>
          <w:szCs w:val="22"/>
        </w:rPr>
      </w:r>
      <w:r w:rsidRPr="00AA59E3">
        <w:rPr>
          <w:rFonts w:asciiTheme="minorHAnsi" w:hAnsiTheme="minorHAnsi" w:cstheme="minorHAnsi"/>
          <w:sz w:val="22"/>
          <w:szCs w:val="22"/>
        </w:rPr>
        <w:fldChar w:fldCharType="separate"/>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sz w:val="22"/>
          <w:szCs w:val="22"/>
        </w:rPr>
        <w:fldChar w:fldCharType="end"/>
      </w:r>
      <w:bookmarkEnd w:id="247"/>
    </w:p>
    <w:p w14:paraId="33AAB1D7" w14:textId="61F1D566" w:rsidR="00575743" w:rsidRPr="00AA59E3" w:rsidRDefault="00636CD0" w:rsidP="00636CD0">
      <w:pPr>
        <w:pStyle w:val="1AutoList5"/>
        <w:numPr>
          <w:ilvl w:val="3"/>
          <w:numId w:val="27"/>
        </w:numPr>
        <w:tabs>
          <w:tab w:val="clear" w:pos="720"/>
          <w:tab w:val="clear" w:pos="2880"/>
        </w:tabs>
        <w:spacing w:after="240"/>
        <w:ind w:left="720"/>
        <w:rPr>
          <w:rFonts w:asciiTheme="minorHAnsi" w:hAnsiTheme="minorHAnsi" w:cstheme="minorHAnsi"/>
          <w:sz w:val="22"/>
          <w:szCs w:val="22"/>
        </w:rPr>
      </w:pPr>
      <w:r w:rsidRPr="00AA59E3">
        <w:rPr>
          <w:rFonts w:asciiTheme="minorHAnsi" w:hAnsiTheme="minorHAnsi" w:cstheme="minorHAnsi"/>
          <w:sz w:val="22"/>
          <w:szCs w:val="22"/>
        </w:rPr>
        <w:fldChar w:fldCharType="begin">
          <w:ffData>
            <w:name w:val="SavingsE"/>
            <w:enabled/>
            <w:calcOnExit w:val="0"/>
            <w:textInput/>
          </w:ffData>
        </w:fldChar>
      </w:r>
      <w:bookmarkStart w:id="248" w:name="SavingsE"/>
      <w:r w:rsidRPr="00AA59E3">
        <w:rPr>
          <w:rFonts w:asciiTheme="minorHAnsi" w:hAnsiTheme="minorHAnsi" w:cstheme="minorHAnsi"/>
          <w:sz w:val="22"/>
          <w:szCs w:val="22"/>
        </w:rPr>
        <w:instrText xml:space="preserve"> FORMTEXT </w:instrText>
      </w:r>
      <w:r w:rsidRPr="00AA59E3">
        <w:rPr>
          <w:rFonts w:asciiTheme="minorHAnsi" w:hAnsiTheme="minorHAnsi" w:cstheme="minorHAnsi"/>
          <w:sz w:val="22"/>
          <w:szCs w:val="22"/>
        </w:rPr>
      </w:r>
      <w:r w:rsidRPr="00AA59E3">
        <w:rPr>
          <w:rFonts w:asciiTheme="minorHAnsi" w:hAnsiTheme="minorHAnsi" w:cstheme="minorHAnsi"/>
          <w:sz w:val="22"/>
          <w:szCs w:val="22"/>
        </w:rPr>
        <w:fldChar w:fldCharType="separate"/>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noProof/>
          <w:sz w:val="22"/>
          <w:szCs w:val="22"/>
        </w:rPr>
        <w:t> </w:t>
      </w:r>
      <w:r w:rsidRPr="00AA59E3">
        <w:rPr>
          <w:rFonts w:asciiTheme="minorHAnsi" w:hAnsiTheme="minorHAnsi" w:cstheme="minorHAnsi"/>
          <w:sz w:val="22"/>
          <w:szCs w:val="22"/>
        </w:rPr>
        <w:fldChar w:fldCharType="end"/>
      </w:r>
      <w:bookmarkEnd w:id="248"/>
    </w:p>
    <w:p w14:paraId="3CB43CCF" w14:textId="54EA3D76" w:rsidR="00582B17" w:rsidRPr="00736C11" w:rsidRDefault="00007A26" w:rsidP="00007A26">
      <w:pPr>
        <w:pStyle w:val="2AutoList5"/>
        <w:numPr>
          <w:ilvl w:val="0"/>
          <w:numId w:val="21"/>
        </w:numPr>
        <w:tabs>
          <w:tab w:val="clear" w:pos="1440"/>
          <w:tab w:val="clear" w:pos="1800"/>
          <w:tab w:val="num" w:pos="360"/>
        </w:tabs>
        <w:ind w:left="360"/>
        <w:rPr>
          <w:rFonts w:asciiTheme="minorHAnsi" w:hAnsiTheme="minorHAnsi" w:cstheme="minorHAnsi"/>
          <w:sz w:val="22"/>
          <w:szCs w:val="22"/>
        </w:rPr>
      </w:pPr>
      <w:r w:rsidRPr="00736C11">
        <w:rPr>
          <w:rFonts w:asciiTheme="minorHAnsi" w:hAnsiTheme="minorHAnsi" w:cstheme="minorHAnsi"/>
          <w:sz w:val="22"/>
          <w:szCs w:val="22"/>
        </w:rPr>
        <w:t xml:space="preserve">The </w:t>
      </w:r>
      <w:r w:rsidRPr="00736C11">
        <w:rPr>
          <w:rFonts w:asciiTheme="minorHAnsi" w:hAnsiTheme="minorHAnsi" w:cstheme="minorHAnsi"/>
          <w:i/>
          <w:iCs/>
          <w:sz w:val="22"/>
          <w:szCs w:val="22"/>
        </w:rPr>
        <w:t>Project Manager</w:t>
      </w:r>
      <w:r w:rsidRPr="00736C11">
        <w:rPr>
          <w:rFonts w:asciiTheme="minorHAnsi" w:hAnsiTheme="minorHAnsi" w:cstheme="minorHAnsi"/>
          <w:sz w:val="22"/>
          <w:szCs w:val="22"/>
        </w:rPr>
        <w:t xml:space="preserve"> is responsible for </w:t>
      </w:r>
      <w:commentRangeStart w:id="249"/>
      <w:r w:rsidRPr="00736C11">
        <w:rPr>
          <w:rFonts w:asciiTheme="minorHAnsi" w:hAnsiTheme="minorHAnsi" w:cstheme="minorHAnsi"/>
          <w:sz w:val="22"/>
          <w:szCs w:val="22"/>
        </w:rPr>
        <w:t xml:space="preserve">reviewing the </w:t>
      </w:r>
      <w:r w:rsidR="0077242D" w:rsidRPr="00736C11">
        <w:rPr>
          <w:rFonts w:asciiTheme="minorHAnsi" w:hAnsiTheme="minorHAnsi" w:cstheme="minorHAnsi"/>
          <w:sz w:val="22"/>
          <w:szCs w:val="22"/>
        </w:rPr>
        <w:t>J</w:t>
      </w:r>
      <w:r w:rsidR="00A02B2B" w:rsidRPr="00736C11">
        <w:rPr>
          <w:rFonts w:asciiTheme="minorHAnsi" w:hAnsiTheme="minorHAnsi" w:cstheme="minorHAnsi"/>
          <w:sz w:val="22"/>
          <w:szCs w:val="22"/>
        </w:rPr>
        <w:t xml:space="preserve">ob </w:t>
      </w:r>
      <w:r w:rsidR="0077242D" w:rsidRPr="00736C11">
        <w:rPr>
          <w:rFonts w:asciiTheme="minorHAnsi" w:hAnsiTheme="minorHAnsi" w:cstheme="minorHAnsi"/>
          <w:sz w:val="22"/>
          <w:szCs w:val="22"/>
        </w:rPr>
        <w:t>C</w:t>
      </w:r>
      <w:r w:rsidRPr="00736C11">
        <w:rPr>
          <w:rFonts w:asciiTheme="minorHAnsi" w:hAnsiTheme="minorHAnsi" w:cstheme="minorHAnsi"/>
          <w:sz w:val="22"/>
          <w:szCs w:val="22"/>
        </w:rPr>
        <w:t>ost</w:t>
      </w:r>
      <w:r w:rsidR="00A02B2B" w:rsidRPr="00736C11">
        <w:rPr>
          <w:rFonts w:asciiTheme="minorHAnsi" w:hAnsiTheme="minorHAnsi" w:cstheme="minorHAnsi"/>
          <w:sz w:val="22"/>
          <w:szCs w:val="22"/>
        </w:rPr>
        <w:t xml:space="preserve"> </w:t>
      </w:r>
      <w:r w:rsidR="0077242D" w:rsidRPr="00736C11">
        <w:rPr>
          <w:rFonts w:asciiTheme="minorHAnsi" w:hAnsiTheme="minorHAnsi" w:cstheme="minorHAnsi"/>
          <w:sz w:val="22"/>
          <w:szCs w:val="22"/>
        </w:rPr>
        <w:t>H</w:t>
      </w:r>
      <w:r w:rsidR="00A02B2B" w:rsidRPr="00736C11">
        <w:rPr>
          <w:rFonts w:asciiTheme="minorHAnsi" w:hAnsiTheme="minorHAnsi" w:cstheme="minorHAnsi"/>
          <w:sz w:val="22"/>
          <w:szCs w:val="22"/>
        </w:rPr>
        <w:t>istory</w:t>
      </w:r>
      <w:r w:rsidRPr="00736C11">
        <w:rPr>
          <w:rFonts w:asciiTheme="minorHAnsi" w:hAnsiTheme="minorHAnsi" w:cstheme="minorHAnsi"/>
          <w:sz w:val="22"/>
          <w:szCs w:val="22"/>
        </w:rPr>
        <w:t xml:space="preserve"> </w:t>
      </w:r>
      <w:commentRangeEnd w:id="249"/>
      <w:r w:rsidR="0077242D" w:rsidRPr="00736C11">
        <w:rPr>
          <w:rStyle w:val="CommentReference"/>
          <w:rFonts w:asciiTheme="minorHAnsi" w:hAnsiTheme="minorHAnsi" w:cstheme="minorHAnsi"/>
          <w:sz w:val="22"/>
          <w:szCs w:val="22"/>
        </w:rPr>
        <w:commentReference w:id="249"/>
      </w:r>
      <w:r w:rsidR="0077242D" w:rsidRPr="00736C11">
        <w:rPr>
          <w:rFonts w:asciiTheme="minorHAnsi" w:hAnsiTheme="minorHAnsi" w:cstheme="minorHAnsi"/>
          <w:sz w:val="22"/>
          <w:szCs w:val="22"/>
        </w:rPr>
        <w:t>R</w:t>
      </w:r>
      <w:r w:rsidRPr="00736C11">
        <w:rPr>
          <w:rFonts w:asciiTheme="minorHAnsi" w:hAnsiTheme="minorHAnsi" w:cstheme="minorHAnsi"/>
          <w:sz w:val="22"/>
          <w:szCs w:val="22"/>
        </w:rPr>
        <w:t>eport</w:t>
      </w:r>
      <w:r w:rsidR="00E07DF2" w:rsidRPr="00736C11">
        <w:rPr>
          <w:rFonts w:asciiTheme="minorHAnsi" w:hAnsiTheme="minorHAnsi" w:cstheme="minorHAnsi"/>
          <w:sz w:val="22"/>
          <w:szCs w:val="22"/>
        </w:rPr>
        <w:t xml:space="preserve"> </w:t>
      </w:r>
      <w:r w:rsidRPr="00736C11">
        <w:rPr>
          <w:rFonts w:asciiTheme="minorHAnsi" w:hAnsiTheme="minorHAnsi" w:cstheme="minorHAnsi"/>
          <w:sz w:val="22"/>
          <w:szCs w:val="22"/>
        </w:rPr>
        <w:t>and budget</w:t>
      </w:r>
      <w:r w:rsidR="00AA59E3" w:rsidRPr="00736C11">
        <w:rPr>
          <w:rFonts w:asciiTheme="minorHAnsi" w:hAnsiTheme="minorHAnsi" w:cstheme="minorHAnsi"/>
          <w:sz w:val="22"/>
          <w:szCs w:val="22"/>
        </w:rPr>
        <w:t xml:space="preserve"> monthly</w:t>
      </w:r>
      <w:r w:rsidR="00E07DF2" w:rsidRPr="00736C11">
        <w:rPr>
          <w:rFonts w:asciiTheme="minorHAnsi" w:hAnsiTheme="minorHAnsi" w:cstheme="minorHAnsi"/>
          <w:sz w:val="22"/>
          <w:szCs w:val="22"/>
        </w:rPr>
        <w:t xml:space="preserve">. They will </w:t>
      </w:r>
      <w:r w:rsidR="00BF3409" w:rsidRPr="00736C11">
        <w:rPr>
          <w:rFonts w:asciiTheme="minorHAnsi" w:hAnsiTheme="minorHAnsi" w:cstheme="minorHAnsi"/>
          <w:sz w:val="22"/>
          <w:szCs w:val="22"/>
        </w:rPr>
        <w:t xml:space="preserve">review all </w:t>
      </w:r>
      <w:r w:rsidR="003552E5" w:rsidRPr="00736C11">
        <w:rPr>
          <w:rFonts w:asciiTheme="minorHAnsi" w:hAnsiTheme="minorHAnsi" w:cstheme="minorHAnsi"/>
          <w:sz w:val="22"/>
          <w:szCs w:val="22"/>
        </w:rPr>
        <w:t xml:space="preserve">budget items related to </w:t>
      </w:r>
      <w:r w:rsidR="00445ED7" w:rsidRPr="00736C11">
        <w:rPr>
          <w:rFonts w:asciiTheme="minorHAnsi" w:hAnsiTheme="minorHAnsi" w:cstheme="minorHAnsi"/>
          <w:sz w:val="22"/>
          <w:szCs w:val="22"/>
        </w:rPr>
        <w:t xml:space="preserve">Superintendents with </w:t>
      </w:r>
      <w:r w:rsidRPr="00736C11">
        <w:rPr>
          <w:rFonts w:asciiTheme="minorHAnsi" w:hAnsiTheme="minorHAnsi" w:cstheme="minorHAnsi"/>
          <w:sz w:val="22"/>
          <w:szCs w:val="22"/>
        </w:rPr>
        <w:t xml:space="preserve">the </w:t>
      </w:r>
      <w:r w:rsidR="00A02B2B" w:rsidRPr="00736C11">
        <w:rPr>
          <w:rFonts w:asciiTheme="minorHAnsi" w:hAnsiTheme="minorHAnsi" w:cstheme="minorHAnsi"/>
          <w:sz w:val="22"/>
          <w:szCs w:val="22"/>
        </w:rPr>
        <w:t xml:space="preserve">Lead </w:t>
      </w:r>
      <w:r w:rsidRPr="00736C11">
        <w:rPr>
          <w:rFonts w:asciiTheme="minorHAnsi" w:hAnsiTheme="minorHAnsi" w:cstheme="minorHAnsi"/>
          <w:sz w:val="22"/>
          <w:szCs w:val="22"/>
        </w:rPr>
        <w:t xml:space="preserve">Superintendent </w:t>
      </w:r>
      <w:r w:rsidR="0077242D" w:rsidRPr="00736C11">
        <w:rPr>
          <w:rFonts w:asciiTheme="minorHAnsi" w:hAnsiTheme="minorHAnsi" w:cstheme="minorHAnsi"/>
          <w:sz w:val="22"/>
          <w:szCs w:val="22"/>
        </w:rPr>
        <w:t>monthly</w:t>
      </w:r>
      <w:r w:rsidRPr="00736C11">
        <w:rPr>
          <w:rFonts w:asciiTheme="minorHAnsi" w:hAnsiTheme="minorHAnsi" w:cstheme="minorHAnsi"/>
          <w:sz w:val="22"/>
          <w:szCs w:val="22"/>
        </w:rPr>
        <w:t>.</w:t>
      </w:r>
    </w:p>
    <w:p w14:paraId="1DA6542E" w14:textId="77777777" w:rsidR="00582B17" w:rsidRPr="0029628B" w:rsidRDefault="00582B17">
      <w:pPr>
        <w:tabs>
          <w:tab w:val="num" w:pos="360"/>
        </w:tabs>
        <w:ind w:left="360" w:hanging="360"/>
        <w:jc w:val="both"/>
        <w:rPr>
          <w:rFonts w:asciiTheme="minorHAnsi" w:hAnsiTheme="minorHAnsi" w:cstheme="minorHAnsi"/>
          <w:sz w:val="22"/>
          <w:szCs w:val="22"/>
        </w:rPr>
      </w:pPr>
    </w:p>
    <w:p w14:paraId="2E691A96" w14:textId="68EC5372" w:rsidR="00094198" w:rsidRDefault="00007A26" w:rsidP="00570908">
      <w:pPr>
        <w:numPr>
          <w:ilvl w:val="0"/>
          <w:numId w:val="21"/>
        </w:numPr>
        <w:tabs>
          <w:tab w:val="clear" w:pos="180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w:t>
      </w:r>
      <w:r w:rsidR="005D1A4D">
        <w:rPr>
          <w:rFonts w:asciiTheme="minorHAnsi" w:hAnsiTheme="minorHAnsi" w:cstheme="minorHAnsi"/>
          <w:sz w:val="22"/>
          <w:szCs w:val="22"/>
        </w:rPr>
        <w:t xml:space="preserve">shall review credit card expenses </w:t>
      </w:r>
      <w:r w:rsidR="00094198">
        <w:rPr>
          <w:rFonts w:asciiTheme="minorHAnsi" w:hAnsiTheme="minorHAnsi" w:cstheme="minorHAnsi"/>
          <w:sz w:val="22"/>
          <w:szCs w:val="22"/>
        </w:rPr>
        <w:t>with the</w:t>
      </w:r>
      <w:r w:rsidRPr="0029628B">
        <w:rPr>
          <w:rFonts w:asciiTheme="minorHAnsi" w:hAnsiTheme="minorHAnsi" w:cstheme="minorHAnsi"/>
          <w:sz w:val="22"/>
          <w:szCs w:val="22"/>
        </w:rPr>
        <w:t xml:space="preserve"> Project Manager on a weekly basis</w:t>
      </w:r>
      <w:ins w:id="250" w:author="Bobby Fetting" w:date="2026-02-24T06:50:00Z" w16du:dateUtc="2026-02-24T11:50:00Z">
        <w:r w:rsidR="00094198">
          <w:rPr>
            <w:rFonts w:asciiTheme="minorHAnsi" w:hAnsiTheme="minorHAnsi" w:cstheme="minorHAnsi"/>
            <w:sz w:val="22"/>
            <w:szCs w:val="22"/>
          </w:rPr>
          <w:t>.</w:t>
        </w:r>
      </w:ins>
      <w:r w:rsidRPr="0029628B">
        <w:rPr>
          <w:rFonts w:asciiTheme="minorHAnsi" w:hAnsiTheme="minorHAnsi" w:cstheme="minorHAnsi"/>
          <w:sz w:val="22"/>
          <w:szCs w:val="22"/>
        </w:rPr>
        <w:t xml:space="preserve"> </w:t>
      </w:r>
    </w:p>
    <w:p w14:paraId="32917BC1" w14:textId="77777777" w:rsidR="00570908" w:rsidRPr="00570908" w:rsidRDefault="00570908" w:rsidP="00570908">
      <w:pPr>
        <w:ind w:left="360"/>
        <w:jc w:val="both"/>
        <w:rPr>
          <w:rFonts w:asciiTheme="minorHAnsi" w:hAnsiTheme="minorHAnsi" w:cstheme="minorHAnsi"/>
          <w:sz w:val="22"/>
          <w:szCs w:val="22"/>
        </w:rPr>
      </w:pPr>
    </w:p>
    <w:p w14:paraId="3B5B08B0" w14:textId="389BED33" w:rsidR="00094198" w:rsidRDefault="00094198" w:rsidP="00007A26">
      <w:pPr>
        <w:numPr>
          <w:ilvl w:val="0"/>
          <w:numId w:val="21"/>
        </w:numPr>
        <w:tabs>
          <w:tab w:val="clear" w:pos="1800"/>
          <w:tab w:val="num" w:pos="360"/>
        </w:tabs>
        <w:ind w:left="360"/>
        <w:jc w:val="both"/>
        <w:rPr>
          <w:rFonts w:asciiTheme="minorHAnsi" w:hAnsiTheme="minorHAnsi" w:cstheme="minorHAnsi"/>
          <w:sz w:val="22"/>
          <w:szCs w:val="22"/>
        </w:rPr>
      </w:pPr>
      <w:r>
        <w:rPr>
          <w:rFonts w:asciiTheme="minorHAnsi" w:hAnsiTheme="minorHAnsi" w:cstheme="minorHAnsi"/>
          <w:sz w:val="22"/>
          <w:szCs w:val="22"/>
        </w:rPr>
        <w:t xml:space="preserve">All Project Team members who have been issued a gas card or credit card by Hedrick Brothers Construction are responsible for submitting expense reports for review and approval by the Project Executive in accordance with the </w:t>
      </w:r>
      <w:r w:rsidR="00F96215">
        <w:rPr>
          <w:rFonts w:asciiTheme="minorHAnsi" w:hAnsiTheme="minorHAnsi" w:cstheme="minorHAnsi"/>
          <w:sz w:val="22"/>
          <w:szCs w:val="22"/>
        </w:rPr>
        <w:t>current policies and procedures.</w:t>
      </w:r>
    </w:p>
    <w:p w14:paraId="2C693B1B" w14:textId="77777777" w:rsidR="002C15E7" w:rsidRDefault="002C15E7" w:rsidP="002C15E7">
      <w:pPr>
        <w:pStyle w:val="ListParagraph"/>
        <w:rPr>
          <w:rFonts w:asciiTheme="minorHAnsi" w:hAnsiTheme="minorHAnsi" w:cstheme="minorHAnsi"/>
          <w:sz w:val="22"/>
          <w:szCs w:val="22"/>
        </w:rPr>
      </w:pPr>
    </w:p>
    <w:p w14:paraId="6624CA13" w14:textId="4972C8A0" w:rsidR="002C15E7" w:rsidRPr="0029628B" w:rsidRDefault="00A470F6" w:rsidP="00007A26">
      <w:pPr>
        <w:numPr>
          <w:ilvl w:val="0"/>
          <w:numId w:val="21"/>
        </w:numPr>
        <w:tabs>
          <w:tab w:val="clear" w:pos="1800"/>
          <w:tab w:val="num" w:pos="360"/>
        </w:tabs>
        <w:ind w:left="360"/>
        <w:jc w:val="both"/>
        <w:rPr>
          <w:rFonts w:asciiTheme="minorHAnsi" w:hAnsiTheme="minorHAnsi" w:cstheme="minorHAnsi"/>
          <w:sz w:val="22"/>
          <w:szCs w:val="22"/>
        </w:rPr>
      </w:pPr>
      <w:r>
        <w:rPr>
          <w:rFonts w:asciiTheme="minorHAnsi" w:hAnsiTheme="minorHAnsi" w:cstheme="minorHAnsi"/>
          <w:sz w:val="22"/>
          <w:szCs w:val="22"/>
        </w:rPr>
        <w:t xml:space="preserve">The Project Manager will email the Shared Services teams which cost codes they are able to use </w:t>
      </w:r>
      <w:r w:rsidR="00BD63B8">
        <w:rPr>
          <w:rFonts w:asciiTheme="minorHAnsi" w:hAnsiTheme="minorHAnsi" w:cstheme="minorHAnsi"/>
          <w:sz w:val="22"/>
          <w:szCs w:val="22"/>
        </w:rPr>
        <w:t>when billing against this project.</w:t>
      </w:r>
    </w:p>
    <w:p w14:paraId="3041E394" w14:textId="77777777" w:rsidR="00582B17" w:rsidRPr="0029628B" w:rsidRDefault="00582B17">
      <w:pPr>
        <w:tabs>
          <w:tab w:val="num" w:pos="360"/>
          <w:tab w:val="num" w:pos="450"/>
        </w:tabs>
        <w:ind w:left="360" w:hanging="360"/>
        <w:jc w:val="both"/>
        <w:rPr>
          <w:rFonts w:asciiTheme="minorHAnsi" w:hAnsiTheme="minorHAnsi" w:cstheme="minorHAnsi"/>
          <w:sz w:val="22"/>
          <w:szCs w:val="22"/>
        </w:rPr>
      </w:pPr>
    </w:p>
    <w:p w14:paraId="1AD72A4C" w14:textId="5C4C4C41" w:rsidR="00582B17" w:rsidRPr="0029628B" w:rsidRDefault="00007A26" w:rsidP="00007A26">
      <w:pPr>
        <w:numPr>
          <w:ilvl w:val="0"/>
          <w:numId w:val="21"/>
        </w:numPr>
        <w:tabs>
          <w:tab w:val="clear" w:pos="1800"/>
          <w:tab w:val="num" w:pos="360"/>
        </w:tabs>
        <w:ind w:left="360"/>
        <w:jc w:val="both"/>
        <w:rPr>
          <w:rFonts w:asciiTheme="minorHAnsi" w:hAnsiTheme="minorHAnsi" w:cstheme="minorHAnsi"/>
          <w:sz w:val="22"/>
          <w:szCs w:val="22"/>
        </w:rPr>
      </w:pPr>
      <w:commentRangeStart w:id="251"/>
      <w:commentRangeStart w:id="252"/>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 xml:space="preserve">Project </w:t>
      </w:r>
      <w:r w:rsidR="00C17405" w:rsidRPr="0029628B">
        <w:rPr>
          <w:rFonts w:asciiTheme="minorHAnsi" w:hAnsiTheme="minorHAnsi" w:cstheme="minorHAnsi"/>
          <w:i/>
          <w:iCs/>
          <w:sz w:val="22"/>
          <w:szCs w:val="22"/>
        </w:rPr>
        <w:t>Manager</w:t>
      </w:r>
      <w:r w:rsidRPr="0029628B">
        <w:rPr>
          <w:rFonts w:asciiTheme="minorHAnsi" w:hAnsiTheme="minorHAnsi" w:cstheme="minorHAnsi"/>
          <w:sz w:val="22"/>
          <w:szCs w:val="22"/>
        </w:rPr>
        <w:t xml:space="preserve"> is </w:t>
      </w:r>
      <w:r w:rsidR="00F96215">
        <w:rPr>
          <w:rFonts w:asciiTheme="minorHAnsi" w:hAnsiTheme="minorHAnsi" w:cstheme="minorHAnsi"/>
          <w:sz w:val="22"/>
          <w:szCs w:val="22"/>
        </w:rPr>
        <w:t xml:space="preserve">responsible </w:t>
      </w:r>
      <w:r w:rsidR="00D77648">
        <w:rPr>
          <w:rFonts w:asciiTheme="minorHAnsi" w:hAnsiTheme="minorHAnsi" w:cstheme="minorHAnsi"/>
          <w:sz w:val="22"/>
          <w:szCs w:val="22"/>
        </w:rPr>
        <w:t>requesting the setup</w:t>
      </w:r>
      <w:r w:rsidR="00D9392B">
        <w:rPr>
          <w:rFonts w:asciiTheme="minorHAnsi" w:hAnsiTheme="minorHAnsi" w:cstheme="minorHAnsi"/>
          <w:sz w:val="22"/>
          <w:szCs w:val="22"/>
        </w:rPr>
        <w:t xml:space="preserve"> of</w:t>
      </w:r>
      <w:r w:rsidR="00D77648">
        <w:rPr>
          <w:rFonts w:asciiTheme="minorHAnsi" w:hAnsiTheme="minorHAnsi" w:cstheme="minorHAnsi"/>
          <w:sz w:val="22"/>
          <w:szCs w:val="22"/>
        </w:rPr>
        <w:t xml:space="preserve"> </w:t>
      </w:r>
      <w:r w:rsidR="00D57076">
        <w:rPr>
          <w:rFonts w:asciiTheme="minorHAnsi" w:hAnsiTheme="minorHAnsi" w:cstheme="minorHAnsi"/>
          <w:sz w:val="22"/>
          <w:szCs w:val="22"/>
        </w:rPr>
        <w:t>approval routing rules</w:t>
      </w:r>
      <w:r w:rsidR="00123BEB">
        <w:rPr>
          <w:rFonts w:asciiTheme="minorHAnsi" w:hAnsiTheme="minorHAnsi" w:cstheme="minorHAnsi"/>
          <w:sz w:val="22"/>
          <w:szCs w:val="22"/>
        </w:rPr>
        <w:t xml:space="preserve"> in TimberScan, </w:t>
      </w:r>
      <w:r w:rsidR="00F96215">
        <w:rPr>
          <w:rFonts w:asciiTheme="minorHAnsi" w:hAnsiTheme="minorHAnsi" w:cstheme="minorHAnsi"/>
          <w:sz w:val="22"/>
          <w:szCs w:val="22"/>
        </w:rPr>
        <w:t>for completing the review and approval of all</w:t>
      </w:r>
      <w:r w:rsidR="00742272">
        <w:rPr>
          <w:rFonts w:asciiTheme="minorHAnsi" w:hAnsiTheme="minorHAnsi" w:cstheme="minorHAnsi"/>
          <w:sz w:val="22"/>
          <w:szCs w:val="22"/>
        </w:rPr>
        <w:t xml:space="preserve"> </w:t>
      </w:r>
      <w:r w:rsidR="00F96215">
        <w:rPr>
          <w:rFonts w:asciiTheme="minorHAnsi" w:hAnsiTheme="minorHAnsi" w:cstheme="minorHAnsi"/>
          <w:sz w:val="22"/>
          <w:szCs w:val="22"/>
        </w:rPr>
        <w:t>invoices</w:t>
      </w:r>
      <w:r w:rsidR="00742272">
        <w:rPr>
          <w:rFonts w:asciiTheme="minorHAnsi" w:hAnsiTheme="minorHAnsi" w:cstheme="minorHAnsi"/>
          <w:sz w:val="22"/>
          <w:szCs w:val="22"/>
        </w:rPr>
        <w:t xml:space="preserve"> (properly cost coded in Timber</w:t>
      </w:r>
      <w:r w:rsidR="002C4F96">
        <w:rPr>
          <w:rFonts w:asciiTheme="minorHAnsi" w:hAnsiTheme="minorHAnsi" w:cstheme="minorHAnsi"/>
          <w:sz w:val="22"/>
          <w:szCs w:val="22"/>
        </w:rPr>
        <w:t>S</w:t>
      </w:r>
      <w:r w:rsidR="00742272">
        <w:rPr>
          <w:rFonts w:asciiTheme="minorHAnsi" w:hAnsiTheme="minorHAnsi" w:cstheme="minorHAnsi"/>
          <w:sz w:val="22"/>
          <w:szCs w:val="22"/>
        </w:rPr>
        <w:t>can)</w:t>
      </w:r>
      <w:r w:rsidR="00F96215">
        <w:rPr>
          <w:rFonts w:asciiTheme="minorHAnsi" w:hAnsiTheme="minorHAnsi" w:cstheme="minorHAnsi"/>
          <w:sz w:val="22"/>
          <w:szCs w:val="22"/>
        </w:rPr>
        <w:t xml:space="preserve"> and subcontractor pay applications</w:t>
      </w:r>
      <w:r w:rsidR="00742272">
        <w:rPr>
          <w:rFonts w:asciiTheme="minorHAnsi" w:hAnsiTheme="minorHAnsi" w:cstheme="minorHAnsi"/>
          <w:sz w:val="22"/>
          <w:szCs w:val="22"/>
        </w:rPr>
        <w:t xml:space="preserve"> (Procore)</w:t>
      </w:r>
      <w:r w:rsidR="00F96215">
        <w:rPr>
          <w:rFonts w:asciiTheme="minorHAnsi" w:hAnsiTheme="minorHAnsi" w:cstheme="minorHAnsi"/>
          <w:sz w:val="22"/>
          <w:szCs w:val="22"/>
        </w:rPr>
        <w:t xml:space="preserve"> by the</w:t>
      </w:r>
      <w:r w:rsidRPr="0029628B">
        <w:rPr>
          <w:rFonts w:asciiTheme="minorHAnsi" w:hAnsiTheme="minorHAnsi" w:cstheme="minorHAnsi"/>
          <w:sz w:val="22"/>
          <w:szCs w:val="22"/>
        </w:rPr>
        <w:t xml:space="preserve"> 20</w:t>
      </w:r>
      <w:r w:rsidRPr="0029628B">
        <w:rPr>
          <w:rFonts w:asciiTheme="minorHAnsi" w:hAnsiTheme="minorHAnsi" w:cstheme="minorHAnsi"/>
          <w:sz w:val="22"/>
          <w:szCs w:val="22"/>
          <w:vertAlign w:val="superscript"/>
        </w:rPr>
        <w:t>th</w:t>
      </w:r>
      <w:r w:rsidRPr="0029628B">
        <w:rPr>
          <w:rFonts w:asciiTheme="minorHAnsi" w:hAnsiTheme="minorHAnsi" w:cstheme="minorHAnsi"/>
          <w:sz w:val="22"/>
          <w:szCs w:val="22"/>
        </w:rPr>
        <w:t xml:space="preserve"> of each month so that</w:t>
      </w:r>
      <w:r w:rsidR="002C4F96">
        <w:rPr>
          <w:rFonts w:asciiTheme="minorHAnsi" w:hAnsiTheme="minorHAnsi" w:cstheme="minorHAnsi"/>
          <w:sz w:val="22"/>
          <w:szCs w:val="22"/>
        </w:rPr>
        <w:t xml:space="preserve"> the</w:t>
      </w:r>
      <w:r w:rsidRPr="0029628B">
        <w:rPr>
          <w:rFonts w:asciiTheme="minorHAnsi" w:hAnsiTheme="minorHAnsi" w:cstheme="minorHAnsi"/>
          <w:sz w:val="22"/>
          <w:szCs w:val="22"/>
        </w:rPr>
        <w:t xml:space="preserve"> </w:t>
      </w:r>
      <w:r w:rsidR="007726DD">
        <w:rPr>
          <w:rFonts w:asciiTheme="minorHAnsi" w:hAnsiTheme="minorHAnsi" w:cstheme="minorHAnsi"/>
          <w:sz w:val="22"/>
          <w:szCs w:val="22"/>
        </w:rPr>
        <w:t>A</w:t>
      </w:r>
      <w:r w:rsidRPr="0029628B">
        <w:rPr>
          <w:rFonts w:asciiTheme="minorHAnsi" w:hAnsiTheme="minorHAnsi" w:cstheme="minorHAnsi"/>
          <w:sz w:val="22"/>
          <w:szCs w:val="22"/>
        </w:rPr>
        <w:t>ccounting</w:t>
      </w:r>
      <w:r w:rsidR="007726DD">
        <w:rPr>
          <w:rFonts w:asciiTheme="minorHAnsi" w:hAnsiTheme="minorHAnsi" w:cstheme="minorHAnsi"/>
          <w:sz w:val="22"/>
          <w:szCs w:val="22"/>
        </w:rPr>
        <w:t>/Project Team</w:t>
      </w:r>
      <w:r w:rsidRPr="0029628B">
        <w:rPr>
          <w:rFonts w:asciiTheme="minorHAnsi" w:hAnsiTheme="minorHAnsi" w:cstheme="minorHAnsi"/>
          <w:sz w:val="22"/>
          <w:szCs w:val="22"/>
        </w:rPr>
        <w:t xml:space="preserve"> can complete Owner billing </w:t>
      </w:r>
      <w:r w:rsidR="002C4F96">
        <w:rPr>
          <w:rFonts w:asciiTheme="minorHAnsi" w:hAnsiTheme="minorHAnsi" w:cstheme="minorHAnsi"/>
          <w:sz w:val="22"/>
          <w:szCs w:val="22"/>
        </w:rPr>
        <w:t xml:space="preserve">by </w:t>
      </w:r>
      <w:r w:rsidRPr="0029628B">
        <w:rPr>
          <w:rFonts w:asciiTheme="minorHAnsi" w:hAnsiTheme="minorHAnsi" w:cstheme="minorHAnsi"/>
          <w:sz w:val="22"/>
          <w:szCs w:val="22"/>
        </w:rPr>
        <w:t>the 25</w:t>
      </w:r>
      <w:r w:rsidRPr="0029628B">
        <w:rPr>
          <w:rFonts w:asciiTheme="minorHAnsi" w:hAnsiTheme="minorHAnsi" w:cstheme="minorHAnsi"/>
          <w:sz w:val="22"/>
          <w:szCs w:val="22"/>
          <w:vertAlign w:val="superscript"/>
        </w:rPr>
        <w:t>th</w:t>
      </w:r>
      <w:r w:rsidRPr="0029628B">
        <w:rPr>
          <w:rFonts w:asciiTheme="minorHAnsi" w:hAnsiTheme="minorHAnsi" w:cstheme="minorHAnsi"/>
          <w:sz w:val="22"/>
          <w:szCs w:val="22"/>
        </w:rPr>
        <w:t>.</w:t>
      </w:r>
      <w:commentRangeEnd w:id="251"/>
      <w:r w:rsidR="00A02B2B" w:rsidRPr="0029628B">
        <w:rPr>
          <w:rStyle w:val="CommentReference"/>
          <w:rFonts w:asciiTheme="minorHAnsi" w:hAnsiTheme="minorHAnsi" w:cstheme="minorHAnsi"/>
          <w:sz w:val="22"/>
          <w:szCs w:val="22"/>
        </w:rPr>
        <w:commentReference w:id="251"/>
      </w:r>
      <w:commentRangeEnd w:id="252"/>
      <w:r w:rsidR="00D9392B" w:rsidRPr="0029628B">
        <w:rPr>
          <w:rStyle w:val="CommentReference"/>
          <w:rFonts w:asciiTheme="minorHAnsi" w:hAnsiTheme="minorHAnsi" w:cstheme="minorHAnsi"/>
          <w:sz w:val="22"/>
          <w:szCs w:val="22"/>
        </w:rPr>
        <w:commentReference w:id="252"/>
      </w:r>
    </w:p>
    <w:p w14:paraId="722B00AE" w14:textId="77777777" w:rsidR="00582B17" w:rsidRPr="0029628B" w:rsidRDefault="00582B17">
      <w:pPr>
        <w:tabs>
          <w:tab w:val="num" w:pos="360"/>
          <w:tab w:val="num" w:pos="450"/>
        </w:tabs>
        <w:ind w:left="360" w:hanging="360"/>
        <w:jc w:val="both"/>
        <w:rPr>
          <w:rFonts w:asciiTheme="minorHAnsi" w:hAnsiTheme="minorHAnsi" w:cstheme="minorHAnsi"/>
          <w:sz w:val="22"/>
          <w:szCs w:val="22"/>
        </w:rPr>
      </w:pPr>
    </w:p>
    <w:p w14:paraId="49EF7B35" w14:textId="405023A3" w:rsidR="00582B17" w:rsidRPr="0029628B" w:rsidRDefault="00007A26" w:rsidP="00007A26">
      <w:pPr>
        <w:numPr>
          <w:ilvl w:val="0"/>
          <w:numId w:val="21"/>
        </w:numPr>
        <w:tabs>
          <w:tab w:val="clear" w:pos="1800"/>
          <w:tab w:val="num" w:pos="360"/>
        </w:tabs>
        <w:ind w:left="360"/>
        <w:jc w:val="both"/>
        <w:rPr>
          <w:rFonts w:asciiTheme="minorHAnsi" w:hAnsiTheme="minorHAnsi" w:cstheme="minorHAnsi"/>
          <w:sz w:val="22"/>
          <w:szCs w:val="22"/>
        </w:rPr>
      </w:pPr>
      <w:commentRangeStart w:id="253"/>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 xml:space="preserve">Project </w:t>
      </w:r>
      <w:r w:rsidR="00D9392B">
        <w:rPr>
          <w:rFonts w:asciiTheme="minorHAnsi" w:hAnsiTheme="minorHAnsi" w:cstheme="minorHAnsi"/>
          <w:i/>
          <w:iCs/>
          <w:sz w:val="22"/>
          <w:szCs w:val="22"/>
        </w:rPr>
        <w:t xml:space="preserve">Executive </w:t>
      </w:r>
      <w:r w:rsidR="00D9392B" w:rsidRPr="0029628B">
        <w:rPr>
          <w:rFonts w:asciiTheme="minorHAnsi" w:hAnsiTheme="minorHAnsi" w:cstheme="minorHAnsi"/>
          <w:i/>
          <w:iCs/>
          <w:sz w:val="22"/>
          <w:szCs w:val="22"/>
        </w:rPr>
        <w:t>is</w:t>
      </w:r>
      <w:r w:rsidRPr="0029628B">
        <w:rPr>
          <w:rFonts w:asciiTheme="minorHAnsi" w:hAnsiTheme="minorHAnsi" w:cstheme="minorHAnsi"/>
          <w:sz w:val="22"/>
          <w:szCs w:val="22"/>
        </w:rPr>
        <w:t xml:space="preserve"> to review all </w:t>
      </w:r>
      <w:r w:rsidR="007F1308" w:rsidRPr="0029628B">
        <w:rPr>
          <w:rFonts w:asciiTheme="minorHAnsi" w:hAnsiTheme="minorHAnsi" w:cstheme="minorHAnsi"/>
          <w:sz w:val="22"/>
          <w:szCs w:val="22"/>
        </w:rPr>
        <w:t>timecards</w:t>
      </w:r>
      <w:r w:rsidRPr="0029628B">
        <w:rPr>
          <w:rFonts w:asciiTheme="minorHAnsi" w:hAnsiTheme="minorHAnsi" w:cstheme="minorHAnsi"/>
          <w:sz w:val="22"/>
          <w:szCs w:val="22"/>
        </w:rPr>
        <w:t xml:space="preserve"> </w:t>
      </w:r>
      <w:r w:rsidR="00E10132">
        <w:rPr>
          <w:rFonts w:asciiTheme="minorHAnsi" w:hAnsiTheme="minorHAnsi" w:cstheme="minorHAnsi"/>
          <w:sz w:val="22"/>
          <w:szCs w:val="22"/>
        </w:rPr>
        <w:t>for the</w:t>
      </w:r>
      <w:r w:rsidRPr="0029628B">
        <w:rPr>
          <w:rFonts w:asciiTheme="minorHAnsi" w:hAnsiTheme="minorHAnsi" w:cstheme="minorHAnsi"/>
          <w:sz w:val="22"/>
          <w:szCs w:val="22"/>
        </w:rPr>
        <w:t xml:space="preserve"> project and </w:t>
      </w:r>
      <w:r w:rsidR="00383E6D">
        <w:rPr>
          <w:rFonts w:asciiTheme="minorHAnsi" w:hAnsiTheme="minorHAnsi" w:cstheme="minorHAnsi"/>
          <w:sz w:val="22"/>
          <w:szCs w:val="22"/>
        </w:rPr>
        <w:t xml:space="preserve">approve the </w:t>
      </w:r>
      <w:r w:rsidR="000A6B30">
        <w:rPr>
          <w:rFonts w:asciiTheme="minorHAnsi" w:hAnsiTheme="minorHAnsi" w:cstheme="minorHAnsi"/>
          <w:sz w:val="22"/>
          <w:szCs w:val="22"/>
        </w:rPr>
        <w:t xml:space="preserve">hours of each Project Team member in HH2 no later than close of business </w:t>
      </w:r>
      <w:r w:rsidR="00FB1E0E">
        <w:rPr>
          <w:rFonts w:asciiTheme="minorHAnsi" w:hAnsiTheme="minorHAnsi" w:cstheme="minorHAnsi"/>
          <w:sz w:val="22"/>
          <w:szCs w:val="22"/>
        </w:rPr>
        <w:t xml:space="preserve">on </w:t>
      </w:r>
      <w:r w:rsidR="000A6B30">
        <w:rPr>
          <w:rFonts w:asciiTheme="minorHAnsi" w:hAnsiTheme="minorHAnsi" w:cstheme="minorHAnsi"/>
          <w:sz w:val="22"/>
          <w:szCs w:val="22"/>
        </w:rPr>
        <w:t>Tuesday</w:t>
      </w:r>
      <w:r w:rsidR="007F1308">
        <w:rPr>
          <w:rFonts w:asciiTheme="minorHAnsi" w:hAnsiTheme="minorHAnsi" w:cstheme="minorHAnsi"/>
          <w:sz w:val="22"/>
          <w:szCs w:val="22"/>
        </w:rPr>
        <w:t xml:space="preserve"> morning</w:t>
      </w:r>
      <w:r w:rsidR="000A6B30">
        <w:rPr>
          <w:rFonts w:asciiTheme="minorHAnsi" w:hAnsiTheme="minorHAnsi" w:cstheme="minorHAnsi"/>
          <w:sz w:val="22"/>
          <w:szCs w:val="22"/>
        </w:rPr>
        <w:t xml:space="preserve"> of each week</w:t>
      </w:r>
      <w:r w:rsidRPr="0029628B">
        <w:rPr>
          <w:rFonts w:asciiTheme="minorHAnsi" w:hAnsiTheme="minorHAnsi" w:cstheme="minorHAnsi"/>
          <w:sz w:val="22"/>
          <w:szCs w:val="22"/>
        </w:rPr>
        <w:t>.</w:t>
      </w:r>
      <w:commentRangeEnd w:id="253"/>
      <w:r w:rsidR="00FE0D72" w:rsidRPr="0029628B">
        <w:rPr>
          <w:rStyle w:val="CommentReference"/>
          <w:rFonts w:asciiTheme="minorHAnsi" w:hAnsiTheme="minorHAnsi" w:cstheme="minorHAnsi"/>
          <w:sz w:val="22"/>
          <w:szCs w:val="22"/>
        </w:rPr>
        <w:commentReference w:id="253"/>
      </w:r>
    </w:p>
    <w:p w14:paraId="42C6D796" w14:textId="77777777" w:rsidR="00582B17" w:rsidRPr="0029628B" w:rsidRDefault="00582B17">
      <w:pPr>
        <w:tabs>
          <w:tab w:val="num" w:pos="360"/>
        </w:tabs>
        <w:ind w:left="360" w:hanging="360"/>
        <w:jc w:val="both"/>
        <w:rPr>
          <w:rFonts w:asciiTheme="minorHAnsi" w:hAnsiTheme="minorHAnsi" w:cstheme="minorHAnsi"/>
          <w:sz w:val="22"/>
          <w:szCs w:val="22"/>
        </w:rPr>
      </w:pPr>
    </w:p>
    <w:p w14:paraId="231A19F3" w14:textId="77777777" w:rsidR="00582B17" w:rsidRPr="0029628B" w:rsidRDefault="00007A26" w:rsidP="00007A26">
      <w:pPr>
        <w:numPr>
          <w:ilvl w:val="0"/>
          <w:numId w:val="21"/>
        </w:numPr>
        <w:tabs>
          <w:tab w:val="clear" w:pos="180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is responsible for all spending related to </w:t>
      </w:r>
      <w:r w:rsidR="00E10132">
        <w:rPr>
          <w:rFonts w:asciiTheme="minorHAnsi" w:hAnsiTheme="minorHAnsi" w:cstheme="minorHAnsi"/>
          <w:sz w:val="22"/>
          <w:szCs w:val="22"/>
        </w:rPr>
        <w:t>the</w:t>
      </w:r>
      <w:r w:rsidRPr="0029628B">
        <w:rPr>
          <w:rFonts w:asciiTheme="minorHAnsi" w:hAnsiTheme="minorHAnsi" w:cstheme="minorHAnsi"/>
          <w:sz w:val="22"/>
          <w:szCs w:val="22"/>
        </w:rPr>
        <w:t xml:space="preserve"> project.  Miscellaneous spending is to be approved and authorized by the PM.</w:t>
      </w:r>
    </w:p>
    <w:p w14:paraId="6E1831B3" w14:textId="77777777" w:rsidR="00582B17" w:rsidRPr="0029628B" w:rsidRDefault="00582B17">
      <w:pPr>
        <w:tabs>
          <w:tab w:val="num" w:pos="360"/>
        </w:tabs>
        <w:ind w:left="360" w:hanging="360"/>
        <w:jc w:val="both"/>
        <w:rPr>
          <w:rFonts w:asciiTheme="minorHAnsi" w:hAnsiTheme="minorHAnsi" w:cstheme="minorHAnsi"/>
          <w:sz w:val="22"/>
          <w:szCs w:val="22"/>
        </w:rPr>
      </w:pPr>
    </w:p>
    <w:p w14:paraId="1DC6AE0C" w14:textId="4745353D" w:rsidR="00582B17" w:rsidRPr="0029628B" w:rsidRDefault="00007A26" w:rsidP="00007A26">
      <w:pPr>
        <w:numPr>
          <w:ilvl w:val="0"/>
          <w:numId w:val="21"/>
        </w:numPr>
        <w:tabs>
          <w:tab w:val="clear" w:pos="180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and </w:t>
      </w:r>
      <w:r w:rsidRPr="0029628B">
        <w:rPr>
          <w:rFonts w:asciiTheme="minorHAnsi" w:hAnsiTheme="minorHAnsi" w:cstheme="minorHAnsi"/>
          <w:i/>
          <w:iCs/>
          <w:sz w:val="22"/>
          <w:szCs w:val="22"/>
        </w:rPr>
        <w:t>Superintendent</w:t>
      </w:r>
      <w:r w:rsidRPr="0029628B">
        <w:rPr>
          <w:rFonts w:asciiTheme="minorHAnsi" w:hAnsiTheme="minorHAnsi" w:cstheme="minorHAnsi"/>
          <w:sz w:val="22"/>
          <w:szCs w:val="22"/>
        </w:rPr>
        <w:t xml:space="preserve"> are to discuss and agree on potential overtime.  Authorization by the Project Manager is required before any overtime will be paid</w:t>
      </w:r>
      <w:r w:rsidR="007F1308">
        <w:rPr>
          <w:rFonts w:asciiTheme="minorHAnsi" w:hAnsiTheme="minorHAnsi" w:cstheme="minorHAnsi"/>
          <w:sz w:val="22"/>
          <w:szCs w:val="22"/>
        </w:rPr>
        <w:t xml:space="preserve"> for non-salaried employees</w:t>
      </w:r>
      <w:r w:rsidRPr="0029628B">
        <w:rPr>
          <w:rFonts w:asciiTheme="minorHAnsi" w:hAnsiTheme="minorHAnsi" w:cstheme="minorHAnsi"/>
          <w:sz w:val="22"/>
          <w:szCs w:val="22"/>
        </w:rPr>
        <w:t>.</w:t>
      </w:r>
    </w:p>
    <w:p w14:paraId="54E11D2A" w14:textId="77777777" w:rsidR="00582B17" w:rsidRPr="0029628B" w:rsidRDefault="00582B17">
      <w:pPr>
        <w:pStyle w:val="2AutoList5"/>
        <w:tabs>
          <w:tab w:val="num" w:pos="360"/>
        </w:tabs>
        <w:ind w:left="360" w:hanging="360"/>
        <w:rPr>
          <w:rFonts w:asciiTheme="minorHAnsi" w:hAnsiTheme="minorHAnsi" w:cstheme="minorHAnsi"/>
          <w:sz w:val="22"/>
          <w:szCs w:val="22"/>
        </w:rPr>
      </w:pPr>
    </w:p>
    <w:p w14:paraId="352FFC53" w14:textId="097A808A" w:rsidR="00582B17" w:rsidRPr="0029628B" w:rsidRDefault="00007A26" w:rsidP="00007A26">
      <w:pPr>
        <w:numPr>
          <w:ilvl w:val="0"/>
          <w:numId w:val="21"/>
        </w:numPr>
        <w:tabs>
          <w:tab w:val="clear" w:pos="180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is responsible for obtaining signed field directives</w:t>
      </w:r>
      <w:ins w:id="254" w:author="Bobby Fetting" w:date="2026-02-23T07:04:00Z" w16du:dateUtc="2026-02-23T12:04:00Z">
        <w:r w:rsidR="00366BD6">
          <w:rPr>
            <w:rFonts w:asciiTheme="minorHAnsi" w:hAnsiTheme="minorHAnsi" w:cstheme="minorHAnsi"/>
            <w:sz w:val="22"/>
            <w:szCs w:val="22"/>
          </w:rPr>
          <w:t xml:space="preserve"> or verification of change order approval</w:t>
        </w:r>
      </w:ins>
      <w:r w:rsidR="00EF2CF1">
        <w:rPr>
          <w:rFonts w:asciiTheme="minorHAnsi" w:hAnsiTheme="minorHAnsi" w:cstheme="minorHAnsi"/>
          <w:sz w:val="22"/>
          <w:szCs w:val="22"/>
        </w:rPr>
        <w:t xml:space="preserve"> from the </w:t>
      </w:r>
      <w:commentRangeStart w:id="255"/>
      <w:r w:rsidRPr="0029628B">
        <w:rPr>
          <w:rFonts w:asciiTheme="minorHAnsi" w:hAnsiTheme="minorHAnsi" w:cstheme="minorHAnsi"/>
          <w:sz w:val="22"/>
          <w:szCs w:val="22"/>
        </w:rPr>
        <w:t>Project Manager</w:t>
      </w:r>
      <w:commentRangeEnd w:id="255"/>
      <w:r w:rsidR="00C44D95">
        <w:rPr>
          <w:rStyle w:val="CommentReference"/>
          <w:rFonts w:asciiTheme="minorHAnsi" w:hAnsiTheme="minorHAnsi" w:cstheme="minorHAnsi"/>
          <w:sz w:val="22"/>
          <w:szCs w:val="22"/>
        </w:rPr>
        <w:commentReference w:id="255"/>
      </w:r>
      <w:r w:rsidR="00164019">
        <w:rPr>
          <w:rFonts w:asciiTheme="minorHAnsi" w:hAnsiTheme="minorHAnsi" w:cstheme="minorHAnsi"/>
          <w:sz w:val="22"/>
          <w:szCs w:val="22"/>
        </w:rPr>
        <w:t xml:space="preserve"> prior to commencement of work that deviates from the </w:t>
      </w:r>
      <w:r w:rsidR="00EF2CF1">
        <w:rPr>
          <w:rFonts w:asciiTheme="minorHAnsi" w:hAnsiTheme="minorHAnsi" w:cstheme="minorHAnsi"/>
          <w:sz w:val="22"/>
          <w:szCs w:val="22"/>
        </w:rPr>
        <w:t>C</w:t>
      </w:r>
      <w:r w:rsidR="00164019">
        <w:rPr>
          <w:rFonts w:asciiTheme="minorHAnsi" w:hAnsiTheme="minorHAnsi" w:cstheme="minorHAnsi"/>
          <w:sz w:val="22"/>
          <w:szCs w:val="22"/>
        </w:rPr>
        <w:t xml:space="preserve">ontract </w:t>
      </w:r>
      <w:r w:rsidR="00EF2CF1">
        <w:rPr>
          <w:rFonts w:asciiTheme="minorHAnsi" w:hAnsiTheme="minorHAnsi" w:cstheme="minorHAnsi"/>
          <w:sz w:val="22"/>
          <w:szCs w:val="22"/>
        </w:rPr>
        <w:t>D</w:t>
      </w:r>
      <w:r w:rsidR="00164019">
        <w:rPr>
          <w:rFonts w:asciiTheme="minorHAnsi" w:hAnsiTheme="minorHAnsi" w:cstheme="minorHAnsi"/>
          <w:sz w:val="22"/>
          <w:szCs w:val="22"/>
        </w:rPr>
        <w:t>ocuments.</w:t>
      </w:r>
    </w:p>
    <w:p w14:paraId="2DE403A5" w14:textId="77777777" w:rsidR="00336C00" w:rsidRPr="0029628B" w:rsidRDefault="00336C00" w:rsidP="00A307F3">
      <w:pPr>
        <w:jc w:val="both"/>
        <w:rPr>
          <w:rFonts w:asciiTheme="minorHAnsi" w:hAnsiTheme="minorHAnsi" w:cstheme="minorHAnsi"/>
          <w:b/>
          <w:bCs/>
          <w:sz w:val="22"/>
          <w:szCs w:val="22"/>
          <w:u w:val="single"/>
        </w:rPr>
      </w:pPr>
    </w:p>
    <w:p w14:paraId="2B9CB2C4" w14:textId="77777777" w:rsidR="00582B17" w:rsidRPr="0029628B" w:rsidRDefault="00007A26">
      <w:pPr>
        <w:ind w:left="-360"/>
        <w:jc w:val="both"/>
        <w:rPr>
          <w:rFonts w:asciiTheme="minorHAnsi" w:hAnsiTheme="minorHAnsi" w:cstheme="minorHAnsi"/>
          <w:b/>
          <w:bCs/>
          <w:sz w:val="22"/>
          <w:szCs w:val="22"/>
        </w:rPr>
      </w:pPr>
      <w:r w:rsidRPr="0029628B">
        <w:rPr>
          <w:rFonts w:asciiTheme="minorHAnsi" w:hAnsiTheme="minorHAnsi" w:cstheme="minorHAnsi"/>
          <w:b/>
          <w:bCs/>
          <w:sz w:val="22"/>
          <w:szCs w:val="22"/>
          <w:u w:val="single"/>
        </w:rPr>
        <w:t>V</w:t>
      </w:r>
      <w:del w:id="256" w:author="Bobby Fetting" w:date="2026-02-24T09:45:00Z" w16du:dateUtc="2026-02-24T14:45:00Z">
        <w:r w:rsidRPr="0029628B" w:rsidDel="00B136FE">
          <w:rPr>
            <w:rFonts w:asciiTheme="minorHAnsi" w:hAnsiTheme="minorHAnsi" w:cstheme="minorHAnsi"/>
            <w:b/>
            <w:bCs/>
            <w:sz w:val="22"/>
            <w:szCs w:val="22"/>
            <w:u w:val="single"/>
          </w:rPr>
          <w:delText>I</w:delText>
        </w:r>
      </w:del>
      <w:r w:rsidRPr="0029628B">
        <w:rPr>
          <w:rFonts w:asciiTheme="minorHAnsi" w:hAnsiTheme="minorHAnsi" w:cstheme="minorHAnsi"/>
          <w:b/>
          <w:bCs/>
          <w:sz w:val="22"/>
          <w:szCs w:val="22"/>
          <w:u w:val="single"/>
        </w:rPr>
        <w:t>I.  Project Schedule</w:t>
      </w:r>
      <w:r w:rsidRPr="0029628B">
        <w:rPr>
          <w:rFonts w:asciiTheme="minorHAnsi" w:hAnsiTheme="minorHAnsi" w:cstheme="minorHAnsi"/>
          <w:b/>
          <w:bCs/>
          <w:sz w:val="22"/>
          <w:szCs w:val="22"/>
        </w:rPr>
        <w:t>:</w:t>
      </w:r>
    </w:p>
    <w:p w14:paraId="62431CDC" w14:textId="77777777" w:rsidR="00582B17" w:rsidRPr="0029628B" w:rsidRDefault="00582B17">
      <w:pPr>
        <w:tabs>
          <w:tab w:val="left" w:pos="720"/>
          <w:tab w:val="left" w:pos="1440"/>
        </w:tabs>
        <w:ind w:left="-360"/>
        <w:jc w:val="both"/>
        <w:rPr>
          <w:rFonts w:asciiTheme="minorHAnsi" w:hAnsiTheme="minorHAnsi" w:cstheme="minorHAnsi"/>
          <w:sz w:val="22"/>
          <w:szCs w:val="22"/>
        </w:rPr>
      </w:pPr>
    </w:p>
    <w:p w14:paraId="486AFC75" w14:textId="1E2727CD" w:rsidR="00AF06C0" w:rsidRDefault="00AF06C0" w:rsidP="00007A26">
      <w:pPr>
        <w:numPr>
          <w:ilvl w:val="0"/>
          <w:numId w:val="18"/>
        </w:numPr>
        <w:tabs>
          <w:tab w:val="clear" w:pos="1080"/>
          <w:tab w:val="num" w:pos="360"/>
          <w:tab w:val="left" w:pos="720"/>
          <w:tab w:val="left" w:pos="1440"/>
        </w:tabs>
        <w:ind w:left="360"/>
        <w:jc w:val="both"/>
        <w:rPr>
          <w:rFonts w:asciiTheme="minorHAnsi" w:hAnsiTheme="minorHAnsi" w:cstheme="minorHAnsi"/>
          <w:sz w:val="22"/>
          <w:szCs w:val="22"/>
        </w:rPr>
      </w:pPr>
      <w:r>
        <w:rPr>
          <w:rFonts w:asciiTheme="minorHAnsi" w:hAnsiTheme="minorHAnsi" w:cstheme="minorHAnsi"/>
          <w:sz w:val="22"/>
          <w:szCs w:val="22"/>
        </w:rPr>
        <w:t>The Project start date is</w:t>
      </w:r>
      <w:r w:rsidR="00D01A5E">
        <w:rPr>
          <w:rFonts w:asciiTheme="minorHAnsi" w:hAnsiTheme="minorHAnsi" w:cstheme="minorHAnsi"/>
          <w:sz w:val="22"/>
          <w:szCs w:val="22"/>
        </w:rPr>
        <w:t xml:space="preserve"> </w:t>
      </w:r>
      <w:r w:rsidR="00D01A5E">
        <w:rPr>
          <w:rFonts w:asciiTheme="minorHAnsi" w:hAnsiTheme="minorHAnsi" w:cstheme="minorHAnsi"/>
          <w:sz w:val="22"/>
          <w:szCs w:val="22"/>
        </w:rPr>
        <w:fldChar w:fldCharType="begin">
          <w:ffData>
            <w:name w:val="ProjectStartDate"/>
            <w:enabled/>
            <w:calcOnExit w:val="0"/>
            <w:textInput>
              <w:type w:val="date"/>
              <w:format w:val="dddd, MMMM d, yyyy"/>
            </w:textInput>
          </w:ffData>
        </w:fldChar>
      </w:r>
      <w:bookmarkStart w:id="257" w:name="ProjectStartDate"/>
      <w:r w:rsidR="00D01A5E">
        <w:rPr>
          <w:rFonts w:asciiTheme="minorHAnsi" w:hAnsiTheme="minorHAnsi" w:cstheme="minorHAnsi"/>
          <w:sz w:val="22"/>
          <w:szCs w:val="22"/>
        </w:rPr>
        <w:instrText xml:space="preserve"> FORMTEXT </w:instrText>
      </w:r>
      <w:r w:rsidR="00D01A5E">
        <w:rPr>
          <w:rFonts w:asciiTheme="minorHAnsi" w:hAnsiTheme="minorHAnsi" w:cstheme="minorHAnsi"/>
          <w:sz w:val="22"/>
          <w:szCs w:val="22"/>
        </w:rPr>
      </w:r>
      <w:r w:rsidR="00D01A5E">
        <w:rPr>
          <w:rFonts w:asciiTheme="minorHAnsi" w:hAnsiTheme="minorHAnsi" w:cstheme="minorHAnsi"/>
          <w:sz w:val="22"/>
          <w:szCs w:val="22"/>
        </w:rPr>
        <w:fldChar w:fldCharType="separate"/>
      </w:r>
      <w:r w:rsidR="00D01A5E">
        <w:rPr>
          <w:rFonts w:asciiTheme="minorHAnsi" w:hAnsiTheme="minorHAnsi" w:cstheme="minorHAnsi"/>
          <w:noProof/>
          <w:sz w:val="22"/>
          <w:szCs w:val="22"/>
        </w:rPr>
        <w:t> </w:t>
      </w:r>
      <w:r w:rsidR="00D01A5E">
        <w:rPr>
          <w:rFonts w:asciiTheme="minorHAnsi" w:hAnsiTheme="minorHAnsi" w:cstheme="minorHAnsi"/>
          <w:noProof/>
          <w:sz w:val="22"/>
          <w:szCs w:val="22"/>
        </w:rPr>
        <w:t> </w:t>
      </w:r>
      <w:r w:rsidR="00D01A5E">
        <w:rPr>
          <w:rFonts w:asciiTheme="minorHAnsi" w:hAnsiTheme="minorHAnsi" w:cstheme="minorHAnsi"/>
          <w:noProof/>
          <w:sz w:val="22"/>
          <w:szCs w:val="22"/>
        </w:rPr>
        <w:t> </w:t>
      </w:r>
      <w:r w:rsidR="00D01A5E">
        <w:rPr>
          <w:rFonts w:asciiTheme="minorHAnsi" w:hAnsiTheme="minorHAnsi" w:cstheme="minorHAnsi"/>
          <w:noProof/>
          <w:sz w:val="22"/>
          <w:szCs w:val="22"/>
        </w:rPr>
        <w:t> </w:t>
      </w:r>
      <w:r w:rsidR="00D01A5E">
        <w:rPr>
          <w:rFonts w:asciiTheme="minorHAnsi" w:hAnsiTheme="minorHAnsi" w:cstheme="minorHAnsi"/>
          <w:noProof/>
          <w:sz w:val="22"/>
          <w:szCs w:val="22"/>
        </w:rPr>
        <w:t> </w:t>
      </w:r>
      <w:r w:rsidR="00D01A5E">
        <w:rPr>
          <w:rFonts w:asciiTheme="minorHAnsi" w:hAnsiTheme="minorHAnsi" w:cstheme="minorHAnsi"/>
          <w:sz w:val="22"/>
          <w:szCs w:val="22"/>
        </w:rPr>
        <w:fldChar w:fldCharType="end"/>
      </w:r>
      <w:bookmarkEnd w:id="257"/>
      <w:r>
        <w:rPr>
          <w:rFonts w:asciiTheme="minorHAnsi" w:hAnsiTheme="minorHAnsi" w:cstheme="minorHAnsi"/>
          <w:sz w:val="22"/>
          <w:szCs w:val="22"/>
        </w:rPr>
        <w:t xml:space="preserve">. Project </w:t>
      </w:r>
      <w:r w:rsidR="00C44D95">
        <w:rPr>
          <w:rFonts w:asciiTheme="minorHAnsi" w:hAnsiTheme="minorHAnsi" w:cstheme="minorHAnsi"/>
          <w:sz w:val="22"/>
          <w:szCs w:val="22"/>
        </w:rPr>
        <w:t>S</w:t>
      </w:r>
      <w:r>
        <w:rPr>
          <w:rFonts w:asciiTheme="minorHAnsi" w:hAnsiTheme="minorHAnsi" w:cstheme="minorHAnsi"/>
          <w:sz w:val="22"/>
          <w:szCs w:val="22"/>
        </w:rPr>
        <w:t xml:space="preserve">ubstantial </w:t>
      </w:r>
      <w:r w:rsidR="00C44D95">
        <w:rPr>
          <w:rFonts w:asciiTheme="minorHAnsi" w:hAnsiTheme="minorHAnsi" w:cstheme="minorHAnsi"/>
          <w:sz w:val="22"/>
          <w:szCs w:val="22"/>
        </w:rPr>
        <w:t>C</w:t>
      </w:r>
      <w:r>
        <w:rPr>
          <w:rFonts w:asciiTheme="minorHAnsi" w:hAnsiTheme="minorHAnsi" w:cstheme="minorHAnsi"/>
          <w:sz w:val="22"/>
          <w:szCs w:val="22"/>
        </w:rPr>
        <w:t>ompletion Date</w:t>
      </w:r>
      <w:r w:rsidR="00C44D95">
        <w:rPr>
          <w:rFonts w:asciiTheme="minorHAnsi" w:hAnsiTheme="minorHAnsi" w:cstheme="minorHAnsi"/>
          <w:sz w:val="22"/>
          <w:szCs w:val="22"/>
        </w:rPr>
        <w:t>, per</w:t>
      </w:r>
      <w:r w:rsidR="00D01A5E">
        <w:rPr>
          <w:rFonts w:asciiTheme="minorHAnsi" w:hAnsiTheme="minorHAnsi" w:cstheme="minorHAnsi"/>
          <w:sz w:val="22"/>
          <w:szCs w:val="22"/>
        </w:rPr>
        <w:t xml:space="preserve"> contract</w:t>
      </w:r>
      <w:r w:rsidR="00C44D95">
        <w:rPr>
          <w:rFonts w:asciiTheme="minorHAnsi" w:hAnsiTheme="minorHAnsi" w:cstheme="minorHAnsi"/>
          <w:sz w:val="22"/>
          <w:szCs w:val="22"/>
        </w:rPr>
        <w:t>,</w:t>
      </w:r>
      <w:r>
        <w:rPr>
          <w:rFonts w:asciiTheme="minorHAnsi" w:hAnsiTheme="minorHAnsi" w:cstheme="minorHAnsi"/>
          <w:sz w:val="22"/>
          <w:szCs w:val="22"/>
        </w:rPr>
        <w:t xml:space="preserve"> </w:t>
      </w:r>
      <w:r w:rsidRPr="003A48C6">
        <w:rPr>
          <w:rFonts w:asciiTheme="minorHAnsi" w:hAnsiTheme="minorHAnsi" w:cstheme="minorHAnsi"/>
          <w:sz w:val="22"/>
          <w:szCs w:val="22"/>
        </w:rPr>
        <w:t>is</w:t>
      </w:r>
      <w:ins w:id="258" w:author="Bobby Fetting" w:date="2026-02-24T06:59:00Z" w16du:dateUtc="2026-02-24T11:59:00Z">
        <w:r w:rsidR="00D01A5E" w:rsidRPr="003A48C6">
          <w:rPr>
            <w:rFonts w:asciiTheme="minorHAnsi" w:hAnsiTheme="minorHAnsi" w:cstheme="minorHAnsi"/>
            <w:sz w:val="22"/>
            <w:szCs w:val="22"/>
          </w:rPr>
          <w:t xml:space="preserve"> </w:t>
        </w:r>
        <w:r w:rsidR="00D01A5E" w:rsidRPr="003A48C6">
          <w:rPr>
            <w:rFonts w:asciiTheme="minorHAnsi" w:hAnsiTheme="minorHAnsi" w:cstheme="minorHAnsi"/>
            <w:sz w:val="22"/>
            <w:szCs w:val="22"/>
          </w:rPr>
          <w:fldChar w:fldCharType="begin">
            <w:ffData>
              <w:name w:val="ContractCompleteDate"/>
              <w:enabled/>
              <w:calcOnExit w:val="0"/>
              <w:textInput>
                <w:type w:val="date"/>
                <w:format w:val="dddd, MMMM d, yyyy"/>
              </w:textInput>
            </w:ffData>
          </w:fldChar>
        </w:r>
        <w:bookmarkStart w:id="259" w:name="ContractCompleteDate"/>
        <w:r w:rsidR="00D01A5E" w:rsidRPr="003A48C6">
          <w:rPr>
            <w:rFonts w:asciiTheme="minorHAnsi" w:hAnsiTheme="minorHAnsi" w:cstheme="minorHAnsi"/>
            <w:sz w:val="22"/>
            <w:szCs w:val="22"/>
          </w:rPr>
          <w:instrText xml:space="preserve"> FORMTEXT </w:instrText>
        </w:r>
        <w:r w:rsidR="00D01A5E" w:rsidRPr="003A48C6">
          <w:rPr>
            <w:rFonts w:asciiTheme="minorHAnsi" w:hAnsiTheme="minorHAnsi" w:cstheme="minorHAnsi"/>
            <w:sz w:val="22"/>
            <w:szCs w:val="22"/>
          </w:rPr>
        </w:r>
        <w:r w:rsidR="00D01A5E" w:rsidRPr="003A48C6">
          <w:rPr>
            <w:rFonts w:asciiTheme="minorHAnsi" w:hAnsiTheme="minorHAnsi" w:cstheme="minorHAnsi"/>
            <w:sz w:val="22"/>
            <w:szCs w:val="22"/>
          </w:rPr>
          <w:fldChar w:fldCharType="separate"/>
        </w:r>
        <w:r w:rsidR="00D01A5E" w:rsidRPr="003A48C6">
          <w:rPr>
            <w:rFonts w:asciiTheme="minorHAnsi" w:hAnsiTheme="minorHAnsi" w:cstheme="minorHAnsi"/>
            <w:noProof/>
            <w:sz w:val="22"/>
            <w:szCs w:val="22"/>
          </w:rPr>
          <w:t> </w:t>
        </w:r>
        <w:r w:rsidR="00D01A5E" w:rsidRPr="003A48C6">
          <w:rPr>
            <w:rFonts w:asciiTheme="minorHAnsi" w:hAnsiTheme="minorHAnsi" w:cstheme="minorHAnsi"/>
            <w:noProof/>
            <w:sz w:val="22"/>
            <w:szCs w:val="22"/>
          </w:rPr>
          <w:t> </w:t>
        </w:r>
        <w:r w:rsidR="00D01A5E" w:rsidRPr="003A48C6">
          <w:rPr>
            <w:rFonts w:asciiTheme="minorHAnsi" w:hAnsiTheme="minorHAnsi" w:cstheme="minorHAnsi"/>
            <w:noProof/>
            <w:sz w:val="22"/>
            <w:szCs w:val="22"/>
          </w:rPr>
          <w:t> </w:t>
        </w:r>
        <w:r w:rsidR="00D01A5E" w:rsidRPr="003A48C6">
          <w:rPr>
            <w:rFonts w:asciiTheme="minorHAnsi" w:hAnsiTheme="minorHAnsi" w:cstheme="minorHAnsi"/>
            <w:noProof/>
            <w:sz w:val="22"/>
            <w:szCs w:val="22"/>
          </w:rPr>
          <w:t> </w:t>
        </w:r>
        <w:r w:rsidR="00D01A5E" w:rsidRPr="003A48C6">
          <w:rPr>
            <w:rFonts w:asciiTheme="minorHAnsi" w:hAnsiTheme="minorHAnsi" w:cstheme="minorHAnsi"/>
            <w:noProof/>
            <w:sz w:val="22"/>
            <w:szCs w:val="22"/>
          </w:rPr>
          <w:t> </w:t>
        </w:r>
        <w:r w:rsidR="00D01A5E" w:rsidRPr="003A48C6">
          <w:rPr>
            <w:rFonts w:asciiTheme="minorHAnsi" w:hAnsiTheme="minorHAnsi" w:cstheme="minorHAnsi"/>
            <w:sz w:val="22"/>
            <w:szCs w:val="22"/>
          </w:rPr>
          <w:fldChar w:fldCharType="end"/>
        </w:r>
      </w:ins>
      <w:bookmarkEnd w:id="259"/>
      <w:r w:rsidRPr="003A48C6">
        <w:rPr>
          <w:rFonts w:asciiTheme="minorHAnsi" w:hAnsiTheme="minorHAnsi" w:cstheme="minorHAnsi"/>
          <w:sz w:val="22"/>
          <w:szCs w:val="22"/>
        </w:rPr>
        <w:t>.</w:t>
      </w:r>
      <w:r>
        <w:rPr>
          <w:rFonts w:asciiTheme="minorHAnsi" w:hAnsiTheme="minorHAnsi" w:cstheme="minorHAnsi"/>
          <w:sz w:val="22"/>
          <w:szCs w:val="22"/>
        </w:rPr>
        <w:t xml:space="preserve"> </w:t>
      </w:r>
      <w:r w:rsidR="00007A26" w:rsidRPr="0029628B">
        <w:rPr>
          <w:rFonts w:asciiTheme="minorHAnsi" w:hAnsiTheme="minorHAnsi" w:cstheme="minorHAnsi"/>
          <w:sz w:val="22"/>
          <w:szCs w:val="22"/>
        </w:rPr>
        <w:t xml:space="preserve">The contract states that </w:t>
      </w:r>
      <w:r w:rsidR="004A6229">
        <w:rPr>
          <w:rFonts w:asciiTheme="minorHAnsi" w:hAnsiTheme="minorHAnsi" w:cstheme="minorHAnsi"/>
          <w:sz w:val="22"/>
          <w:szCs w:val="22"/>
        </w:rPr>
        <w:t xml:space="preserve">overall duration of this project from </w:t>
      </w:r>
      <w:r w:rsidR="00BF38D4">
        <w:rPr>
          <w:rFonts w:asciiTheme="minorHAnsi" w:hAnsiTheme="minorHAnsi" w:cstheme="minorHAnsi"/>
          <w:sz w:val="22"/>
          <w:szCs w:val="22"/>
        </w:rPr>
        <w:fldChar w:fldCharType="begin">
          <w:ffData>
            <w:name w:val="ContractDurationTrig"/>
            <w:enabled/>
            <w:calcOnExit w:val="0"/>
            <w:textInput>
              <w:default w:val="Notice to Proceed / Building Permit / Contract Execution"/>
            </w:textInput>
          </w:ffData>
        </w:fldChar>
      </w:r>
      <w:bookmarkStart w:id="260" w:name="ContractDurationTrig"/>
      <w:r w:rsidR="00BF38D4">
        <w:rPr>
          <w:rFonts w:asciiTheme="minorHAnsi" w:hAnsiTheme="minorHAnsi" w:cstheme="minorHAnsi"/>
          <w:sz w:val="22"/>
          <w:szCs w:val="22"/>
        </w:rPr>
        <w:instrText xml:space="preserve"> FORMTEXT </w:instrText>
      </w:r>
      <w:r w:rsidR="00BF38D4">
        <w:rPr>
          <w:rFonts w:asciiTheme="minorHAnsi" w:hAnsiTheme="minorHAnsi" w:cstheme="minorHAnsi"/>
          <w:sz w:val="22"/>
          <w:szCs w:val="22"/>
        </w:rPr>
      </w:r>
      <w:r w:rsidR="00BF38D4">
        <w:rPr>
          <w:rFonts w:asciiTheme="minorHAnsi" w:hAnsiTheme="minorHAnsi" w:cstheme="minorHAnsi"/>
          <w:sz w:val="22"/>
          <w:szCs w:val="22"/>
        </w:rPr>
        <w:fldChar w:fldCharType="separate"/>
      </w:r>
      <w:r w:rsidR="00BF38D4">
        <w:rPr>
          <w:rFonts w:asciiTheme="minorHAnsi" w:hAnsiTheme="minorHAnsi" w:cstheme="minorHAnsi"/>
          <w:noProof/>
          <w:sz w:val="22"/>
          <w:szCs w:val="22"/>
        </w:rPr>
        <w:t>Notice to Proceed / Building Permit / Contract Execution</w:t>
      </w:r>
      <w:r w:rsidR="00BF38D4">
        <w:rPr>
          <w:rFonts w:asciiTheme="minorHAnsi" w:hAnsiTheme="minorHAnsi" w:cstheme="minorHAnsi"/>
          <w:sz w:val="22"/>
          <w:szCs w:val="22"/>
        </w:rPr>
        <w:fldChar w:fldCharType="end"/>
      </w:r>
      <w:bookmarkEnd w:id="260"/>
      <w:r w:rsidR="004A6229">
        <w:rPr>
          <w:rFonts w:asciiTheme="minorHAnsi" w:hAnsiTheme="minorHAnsi" w:cstheme="minorHAnsi"/>
          <w:sz w:val="22"/>
          <w:szCs w:val="22"/>
        </w:rPr>
        <w:t xml:space="preserve"> to substantial completion is </w:t>
      </w:r>
      <w:r w:rsidR="00BF38D4">
        <w:rPr>
          <w:rFonts w:asciiTheme="minorHAnsi" w:hAnsiTheme="minorHAnsi" w:cstheme="minorHAnsi"/>
          <w:sz w:val="22"/>
          <w:szCs w:val="22"/>
        </w:rPr>
        <w:fldChar w:fldCharType="begin">
          <w:ffData>
            <w:name w:val="ContractDurationVal"/>
            <w:enabled/>
            <w:calcOnExit w:val="0"/>
            <w:textInput>
              <w:type w:val="number"/>
              <w:default w:val="0"/>
              <w:format w:val="0"/>
            </w:textInput>
          </w:ffData>
        </w:fldChar>
      </w:r>
      <w:bookmarkStart w:id="261" w:name="ContractDurationVal"/>
      <w:r w:rsidR="00BF38D4">
        <w:rPr>
          <w:rFonts w:asciiTheme="minorHAnsi" w:hAnsiTheme="minorHAnsi" w:cstheme="minorHAnsi"/>
          <w:sz w:val="22"/>
          <w:szCs w:val="22"/>
        </w:rPr>
        <w:instrText xml:space="preserve"> FORMTEXT </w:instrText>
      </w:r>
      <w:r w:rsidR="00BF38D4">
        <w:rPr>
          <w:rFonts w:asciiTheme="minorHAnsi" w:hAnsiTheme="minorHAnsi" w:cstheme="minorHAnsi"/>
          <w:sz w:val="22"/>
          <w:szCs w:val="22"/>
        </w:rPr>
      </w:r>
      <w:r w:rsidR="00BF38D4">
        <w:rPr>
          <w:rFonts w:asciiTheme="minorHAnsi" w:hAnsiTheme="minorHAnsi" w:cstheme="minorHAnsi"/>
          <w:sz w:val="22"/>
          <w:szCs w:val="22"/>
        </w:rPr>
        <w:fldChar w:fldCharType="separate"/>
      </w:r>
      <w:r w:rsidR="00BF38D4">
        <w:rPr>
          <w:rFonts w:asciiTheme="minorHAnsi" w:hAnsiTheme="minorHAnsi" w:cstheme="minorHAnsi"/>
          <w:noProof/>
          <w:sz w:val="22"/>
          <w:szCs w:val="22"/>
        </w:rPr>
        <w:t>0</w:t>
      </w:r>
      <w:r w:rsidR="00BF38D4">
        <w:rPr>
          <w:rFonts w:asciiTheme="minorHAnsi" w:hAnsiTheme="minorHAnsi" w:cstheme="minorHAnsi"/>
          <w:sz w:val="22"/>
          <w:szCs w:val="22"/>
        </w:rPr>
        <w:fldChar w:fldCharType="end"/>
      </w:r>
      <w:bookmarkEnd w:id="261"/>
      <w:r w:rsidR="00BF38D4">
        <w:rPr>
          <w:rFonts w:asciiTheme="minorHAnsi" w:hAnsiTheme="minorHAnsi" w:cstheme="minorHAnsi"/>
          <w:sz w:val="22"/>
          <w:szCs w:val="22"/>
        </w:rPr>
        <w:t xml:space="preserve"> </w:t>
      </w:r>
      <w:r w:rsidR="003A48C6">
        <w:rPr>
          <w:rFonts w:asciiTheme="minorHAnsi" w:hAnsiTheme="minorHAnsi" w:cstheme="minorHAnsi"/>
          <w:sz w:val="22"/>
          <w:szCs w:val="22"/>
        </w:rPr>
        <w:fldChar w:fldCharType="begin">
          <w:ffData>
            <w:name w:val="ContractDurationUnit"/>
            <w:enabled/>
            <w:calcOnExit w:val="0"/>
            <w:textInput>
              <w:default w:val="Calendar / Business / Week"/>
            </w:textInput>
          </w:ffData>
        </w:fldChar>
      </w:r>
      <w:bookmarkStart w:id="262" w:name="ContractDurationUnit"/>
      <w:r w:rsidR="003A48C6">
        <w:rPr>
          <w:rFonts w:asciiTheme="minorHAnsi" w:hAnsiTheme="minorHAnsi" w:cstheme="minorHAnsi"/>
          <w:sz w:val="22"/>
          <w:szCs w:val="22"/>
        </w:rPr>
        <w:instrText xml:space="preserve"> FORMTEXT </w:instrText>
      </w:r>
      <w:r w:rsidR="003A48C6">
        <w:rPr>
          <w:rFonts w:asciiTheme="minorHAnsi" w:hAnsiTheme="minorHAnsi" w:cstheme="minorHAnsi"/>
          <w:sz w:val="22"/>
          <w:szCs w:val="22"/>
        </w:rPr>
      </w:r>
      <w:r w:rsidR="003A48C6">
        <w:rPr>
          <w:rFonts w:asciiTheme="minorHAnsi" w:hAnsiTheme="minorHAnsi" w:cstheme="minorHAnsi"/>
          <w:sz w:val="22"/>
          <w:szCs w:val="22"/>
        </w:rPr>
        <w:fldChar w:fldCharType="separate"/>
      </w:r>
      <w:r w:rsidR="003A48C6">
        <w:rPr>
          <w:rFonts w:asciiTheme="minorHAnsi" w:hAnsiTheme="minorHAnsi" w:cstheme="minorHAnsi"/>
          <w:noProof/>
          <w:sz w:val="22"/>
          <w:szCs w:val="22"/>
        </w:rPr>
        <w:t>Calendar / Business / Week</w:t>
      </w:r>
      <w:r w:rsidR="003A48C6">
        <w:rPr>
          <w:rFonts w:asciiTheme="minorHAnsi" w:hAnsiTheme="minorHAnsi" w:cstheme="minorHAnsi"/>
          <w:sz w:val="22"/>
          <w:szCs w:val="22"/>
        </w:rPr>
        <w:fldChar w:fldCharType="end"/>
      </w:r>
      <w:bookmarkEnd w:id="262"/>
      <w:r w:rsidR="003A48C6">
        <w:rPr>
          <w:rFonts w:asciiTheme="minorHAnsi" w:hAnsiTheme="minorHAnsi" w:cstheme="minorHAnsi"/>
          <w:sz w:val="22"/>
          <w:szCs w:val="22"/>
        </w:rPr>
        <w:t xml:space="preserve"> </w:t>
      </w:r>
      <w:r w:rsidR="00BF38D4">
        <w:rPr>
          <w:rFonts w:asciiTheme="minorHAnsi" w:hAnsiTheme="minorHAnsi" w:cstheme="minorHAnsi"/>
          <w:sz w:val="22"/>
          <w:szCs w:val="22"/>
        </w:rPr>
        <w:t>days</w:t>
      </w:r>
      <w:r w:rsidR="00007A26" w:rsidRPr="0029628B">
        <w:rPr>
          <w:rFonts w:asciiTheme="minorHAnsi" w:hAnsiTheme="minorHAnsi" w:cstheme="minorHAnsi"/>
          <w:sz w:val="22"/>
          <w:szCs w:val="22"/>
        </w:rPr>
        <w:t xml:space="preserve">.  </w:t>
      </w:r>
    </w:p>
    <w:p w14:paraId="49E398E2" w14:textId="77777777" w:rsidR="00AF06C0" w:rsidRDefault="00AF06C0" w:rsidP="00AF06C0">
      <w:pPr>
        <w:tabs>
          <w:tab w:val="left" w:pos="720"/>
          <w:tab w:val="left" w:pos="1440"/>
        </w:tabs>
        <w:ind w:left="360"/>
        <w:jc w:val="both"/>
        <w:rPr>
          <w:rFonts w:asciiTheme="minorHAnsi" w:hAnsiTheme="minorHAnsi" w:cstheme="minorHAnsi"/>
          <w:sz w:val="22"/>
          <w:szCs w:val="22"/>
        </w:rPr>
      </w:pPr>
    </w:p>
    <w:p w14:paraId="3D7D6D4E" w14:textId="2F607EE2" w:rsidR="00582B17" w:rsidRPr="0029628B" w:rsidRDefault="00007A26">
      <w:pPr>
        <w:numPr>
          <w:ilvl w:val="0"/>
          <w:numId w:val="18"/>
        </w:numPr>
        <w:tabs>
          <w:tab w:val="clear" w:pos="1080"/>
          <w:tab w:val="num" w:pos="360"/>
          <w:tab w:val="left" w:pos="720"/>
          <w:tab w:val="left" w:pos="1440"/>
        </w:tabs>
        <w:ind w:left="360"/>
        <w:rPr>
          <w:rFonts w:asciiTheme="minorHAnsi" w:hAnsiTheme="minorHAnsi" w:cstheme="minorHAnsi"/>
          <w:sz w:val="22"/>
          <w:szCs w:val="22"/>
        </w:rPr>
        <w:pPrChange w:id="263" w:author="Bobby Fetting" w:date="2026-02-24T07:04:00Z" w16du:dateUtc="2026-02-24T12:04:00Z">
          <w:pPr>
            <w:numPr>
              <w:numId w:val="18"/>
            </w:numPr>
            <w:tabs>
              <w:tab w:val="num" w:pos="360"/>
              <w:tab w:val="left" w:pos="720"/>
              <w:tab w:val="num" w:pos="1080"/>
              <w:tab w:val="left" w:pos="1440"/>
            </w:tabs>
            <w:ind w:left="360" w:hanging="360"/>
            <w:jc w:val="both"/>
          </w:pPr>
        </w:pPrChange>
      </w:pPr>
      <w:r w:rsidRPr="0029628B">
        <w:rPr>
          <w:rFonts w:asciiTheme="minorHAnsi" w:hAnsiTheme="minorHAnsi" w:cstheme="minorHAnsi"/>
          <w:sz w:val="22"/>
          <w:szCs w:val="22"/>
        </w:rPr>
        <w:t>Notice to Proceed was issued to Hedrick Brothers on</w:t>
      </w:r>
      <w:ins w:id="264" w:author="Bobby Fetting" w:date="2026-02-24T07:03:00Z" w16du:dateUtc="2026-02-24T12:03:00Z">
        <w:r w:rsidR="003A48C6">
          <w:rPr>
            <w:rFonts w:asciiTheme="minorHAnsi" w:hAnsiTheme="minorHAnsi" w:cstheme="minorHAnsi"/>
            <w:sz w:val="22"/>
            <w:szCs w:val="22"/>
          </w:rPr>
          <w:t xml:space="preserve"> </w:t>
        </w:r>
        <w:r w:rsidR="003A48C6">
          <w:rPr>
            <w:rFonts w:asciiTheme="minorHAnsi" w:hAnsiTheme="minorHAnsi" w:cstheme="minorHAnsi"/>
            <w:sz w:val="22"/>
            <w:szCs w:val="22"/>
          </w:rPr>
          <w:fldChar w:fldCharType="begin">
            <w:ffData>
              <w:name w:val="NTPDate"/>
              <w:enabled/>
              <w:calcOnExit w:val="0"/>
              <w:textInput>
                <w:type w:val="date"/>
                <w:format w:val="dddd, MMMM d, yyyy"/>
              </w:textInput>
            </w:ffData>
          </w:fldChar>
        </w:r>
        <w:bookmarkStart w:id="265" w:name="NTPDate"/>
        <w:r w:rsidR="003A48C6">
          <w:rPr>
            <w:rFonts w:asciiTheme="minorHAnsi" w:hAnsiTheme="minorHAnsi" w:cstheme="minorHAnsi"/>
            <w:sz w:val="22"/>
            <w:szCs w:val="22"/>
          </w:rPr>
          <w:instrText xml:space="preserve"> FORMTEXT </w:instrText>
        </w:r>
        <w:r w:rsidR="003A48C6">
          <w:rPr>
            <w:rFonts w:asciiTheme="minorHAnsi" w:hAnsiTheme="minorHAnsi" w:cstheme="minorHAnsi"/>
            <w:sz w:val="22"/>
            <w:szCs w:val="22"/>
          </w:rPr>
        </w:r>
        <w:r w:rsidR="003A48C6">
          <w:rPr>
            <w:rFonts w:asciiTheme="minorHAnsi" w:hAnsiTheme="minorHAnsi" w:cstheme="minorHAnsi"/>
            <w:sz w:val="22"/>
            <w:szCs w:val="22"/>
          </w:rPr>
          <w:fldChar w:fldCharType="separate"/>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sz w:val="22"/>
            <w:szCs w:val="22"/>
          </w:rPr>
          <w:fldChar w:fldCharType="end"/>
        </w:r>
      </w:ins>
      <w:bookmarkEnd w:id="265"/>
      <w:r w:rsidR="0062058E">
        <w:rPr>
          <w:rFonts w:asciiTheme="minorHAnsi" w:hAnsiTheme="minorHAnsi" w:cstheme="minorHAnsi"/>
          <w:sz w:val="22"/>
          <w:szCs w:val="22"/>
        </w:rPr>
        <w:t xml:space="preserve">.  </w:t>
      </w:r>
      <w:r w:rsidR="0062058E" w:rsidRPr="0029628B">
        <w:rPr>
          <w:rFonts w:asciiTheme="minorHAnsi" w:hAnsiTheme="minorHAnsi" w:cstheme="minorHAnsi"/>
          <w:sz w:val="22"/>
          <w:szCs w:val="22"/>
        </w:rPr>
        <w:t xml:space="preserve">Notice of Commencement </w:t>
      </w:r>
      <w:r w:rsidR="0062058E">
        <w:rPr>
          <w:rFonts w:asciiTheme="minorHAnsi" w:hAnsiTheme="minorHAnsi" w:cstheme="minorHAnsi"/>
          <w:sz w:val="22"/>
          <w:szCs w:val="22"/>
        </w:rPr>
        <w:t>was recorded on</w:t>
      </w:r>
      <w:ins w:id="266" w:author="Bobby Fetting" w:date="2026-02-24T07:04:00Z" w16du:dateUtc="2026-02-24T12:04:00Z">
        <w:r w:rsidR="003A48C6">
          <w:rPr>
            <w:rFonts w:asciiTheme="minorHAnsi" w:hAnsiTheme="minorHAnsi" w:cstheme="minorHAnsi"/>
            <w:sz w:val="22"/>
            <w:szCs w:val="22"/>
          </w:rPr>
          <w:t xml:space="preserve"> </w:t>
        </w:r>
        <w:r w:rsidR="003A48C6">
          <w:rPr>
            <w:rFonts w:asciiTheme="minorHAnsi" w:hAnsiTheme="minorHAnsi" w:cstheme="minorHAnsi"/>
            <w:sz w:val="22"/>
            <w:szCs w:val="22"/>
          </w:rPr>
          <w:fldChar w:fldCharType="begin">
            <w:ffData>
              <w:name w:val="NOCDate"/>
              <w:enabled/>
              <w:calcOnExit w:val="0"/>
              <w:textInput>
                <w:type w:val="date"/>
                <w:format w:val="dddd, MMMM d, yyyy"/>
              </w:textInput>
            </w:ffData>
          </w:fldChar>
        </w:r>
        <w:bookmarkStart w:id="267" w:name="NOCDate"/>
        <w:r w:rsidR="003A48C6">
          <w:rPr>
            <w:rFonts w:asciiTheme="minorHAnsi" w:hAnsiTheme="minorHAnsi" w:cstheme="minorHAnsi"/>
            <w:sz w:val="22"/>
            <w:szCs w:val="22"/>
          </w:rPr>
          <w:instrText xml:space="preserve"> FORMTEXT </w:instrText>
        </w:r>
        <w:r w:rsidR="003A48C6">
          <w:rPr>
            <w:rFonts w:asciiTheme="minorHAnsi" w:hAnsiTheme="minorHAnsi" w:cstheme="minorHAnsi"/>
            <w:sz w:val="22"/>
            <w:szCs w:val="22"/>
          </w:rPr>
        </w:r>
        <w:r w:rsidR="003A48C6">
          <w:rPr>
            <w:rFonts w:asciiTheme="minorHAnsi" w:hAnsiTheme="minorHAnsi" w:cstheme="minorHAnsi"/>
            <w:sz w:val="22"/>
            <w:szCs w:val="22"/>
          </w:rPr>
          <w:fldChar w:fldCharType="separate"/>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sz w:val="22"/>
            <w:szCs w:val="22"/>
          </w:rPr>
          <w:fldChar w:fldCharType="end"/>
        </w:r>
      </w:ins>
      <w:bookmarkEnd w:id="267"/>
      <w:r w:rsidR="00DA21E4">
        <w:rPr>
          <w:rFonts w:asciiTheme="minorHAnsi" w:hAnsiTheme="minorHAnsi" w:cstheme="minorHAnsi"/>
          <w:sz w:val="22"/>
          <w:szCs w:val="22"/>
        </w:rPr>
        <w:t xml:space="preserve"> and expires on </w:t>
      </w:r>
      <w:ins w:id="268" w:author="Bobby Fetting" w:date="2026-02-24T07:04:00Z" w16du:dateUtc="2026-02-24T12:04:00Z">
        <w:r w:rsidR="00DA21E4">
          <w:rPr>
            <w:rFonts w:asciiTheme="minorHAnsi" w:hAnsiTheme="minorHAnsi" w:cstheme="minorHAnsi"/>
            <w:sz w:val="22"/>
            <w:szCs w:val="22"/>
          </w:rPr>
          <w:fldChar w:fldCharType="begin">
            <w:ffData>
              <w:name w:val="NOCDate"/>
              <w:enabled/>
              <w:calcOnExit w:val="0"/>
              <w:textInput>
                <w:type w:val="date"/>
                <w:format w:val="dddd, MMMM d, yyyy"/>
              </w:textInput>
            </w:ffData>
          </w:fldChar>
        </w:r>
        <w:r w:rsidR="00DA21E4">
          <w:rPr>
            <w:rFonts w:asciiTheme="minorHAnsi" w:hAnsiTheme="minorHAnsi" w:cstheme="minorHAnsi"/>
            <w:sz w:val="22"/>
            <w:szCs w:val="22"/>
          </w:rPr>
          <w:instrText xml:space="preserve"> FORMTEXT </w:instrText>
        </w:r>
        <w:r w:rsidR="00DA21E4">
          <w:rPr>
            <w:rFonts w:asciiTheme="minorHAnsi" w:hAnsiTheme="minorHAnsi" w:cstheme="minorHAnsi"/>
            <w:sz w:val="22"/>
            <w:szCs w:val="22"/>
          </w:rPr>
        </w:r>
        <w:r w:rsidR="00DA21E4">
          <w:rPr>
            <w:rFonts w:asciiTheme="minorHAnsi" w:hAnsiTheme="minorHAnsi" w:cstheme="minorHAnsi"/>
            <w:sz w:val="22"/>
            <w:szCs w:val="22"/>
          </w:rPr>
          <w:fldChar w:fldCharType="separate"/>
        </w:r>
        <w:r w:rsidR="00DA21E4">
          <w:rPr>
            <w:rFonts w:asciiTheme="minorHAnsi" w:hAnsiTheme="minorHAnsi" w:cstheme="minorHAnsi"/>
            <w:noProof/>
            <w:sz w:val="22"/>
            <w:szCs w:val="22"/>
          </w:rPr>
          <w:t> </w:t>
        </w:r>
        <w:r w:rsidR="00DA21E4">
          <w:rPr>
            <w:rFonts w:asciiTheme="minorHAnsi" w:hAnsiTheme="minorHAnsi" w:cstheme="minorHAnsi"/>
            <w:noProof/>
            <w:sz w:val="22"/>
            <w:szCs w:val="22"/>
          </w:rPr>
          <w:t> </w:t>
        </w:r>
        <w:r w:rsidR="00DA21E4">
          <w:rPr>
            <w:rFonts w:asciiTheme="minorHAnsi" w:hAnsiTheme="minorHAnsi" w:cstheme="minorHAnsi"/>
            <w:noProof/>
            <w:sz w:val="22"/>
            <w:szCs w:val="22"/>
          </w:rPr>
          <w:t> </w:t>
        </w:r>
        <w:r w:rsidR="00DA21E4">
          <w:rPr>
            <w:rFonts w:asciiTheme="minorHAnsi" w:hAnsiTheme="minorHAnsi" w:cstheme="minorHAnsi"/>
            <w:noProof/>
            <w:sz w:val="22"/>
            <w:szCs w:val="22"/>
          </w:rPr>
          <w:t> </w:t>
        </w:r>
        <w:r w:rsidR="00DA21E4">
          <w:rPr>
            <w:rFonts w:asciiTheme="minorHAnsi" w:hAnsiTheme="minorHAnsi" w:cstheme="minorHAnsi"/>
            <w:noProof/>
            <w:sz w:val="22"/>
            <w:szCs w:val="22"/>
          </w:rPr>
          <w:t> </w:t>
        </w:r>
        <w:r w:rsidR="00DA21E4">
          <w:rPr>
            <w:rFonts w:asciiTheme="minorHAnsi" w:hAnsiTheme="minorHAnsi" w:cstheme="minorHAnsi"/>
            <w:sz w:val="22"/>
            <w:szCs w:val="22"/>
          </w:rPr>
          <w:fldChar w:fldCharType="end"/>
        </w:r>
      </w:ins>
      <w:r w:rsidR="00DA21E4">
        <w:rPr>
          <w:rFonts w:asciiTheme="minorHAnsi" w:hAnsiTheme="minorHAnsi" w:cstheme="minorHAnsi"/>
          <w:sz w:val="22"/>
          <w:szCs w:val="22"/>
        </w:rPr>
        <w:t>.</w:t>
      </w:r>
    </w:p>
    <w:p w14:paraId="16287F21" w14:textId="77777777" w:rsidR="00582B17" w:rsidRPr="0029628B" w:rsidRDefault="00582B17">
      <w:pPr>
        <w:tabs>
          <w:tab w:val="num" w:pos="360"/>
        </w:tabs>
        <w:ind w:left="360" w:hanging="360"/>
        <w:jc w:val="both"/>
        <w:rPr>
          <w:rFonts w:asciiTheme="minorHAnsi" w:hAnsiTheme="minorHAnsi" w:cstheme="minorHAnsi"/>
          <w:sz w:val="22"/>
          <w:szCs w:val="22"/>
        </w:rPr>
      </w:pPr>
    </w:p>
    <w:p w14:paraId="27C85A2A" w14:textId="44678FD1" w:rsidR="00582B17" w:rsidRPr="0029628B" w:rsidRDefault="00007A26" w:rsidP="00007A26">
      <w:pPr>
        <w:pStyle w:val="2AutoList5"/>
        <w:numPr>
          <w:ilvl w:val="0"/>
          <w:numId w:val="18"/>
        </w:numPr>
        <w:tabs>
          <w:tab w:val="clear" w:pos="10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Team</w:t>
      </w:r>
      <w:r w:rsidR="003A48C6">
        <w:rPr>
          <w:rFonts w:asciiTheme="minorHAnsi" w:hAnsiTheme="minorHAnsi" w:cstheme="minorHAnsi"/>
          <w:i/>
          <w:iCs/>
          <w:sz w:val="22"/>
          <w:szCs w:val="22"/>
        </w:rPr>
        <w:t>’s</w:t>
      </w:r>
      <w:r w:rsidRPr="0029628B">
        <w:rPr>
          <w:rFonts w:asciiTheme="minorHAnsi" w:hAnsiTheme="minorHAnsi" w:cstheme="minorHAnsi"/>
          <w:sz w:val="22"/>
          <w:szCs w:val="22"/>
        </w:rPr>
        <w:t xml:space="preserve"> goal is to reach </w:t>
      </w:r>
      <w:r w:rsidR="00DA21E4">
        <w:rPr>
          <w:rFonts w:asciiTheme="minorHAnsi" w:hAnsiTheme="minorHAnsi" w:cstheme="minorHAnsi"/>
          <w:sz w:val="22"/>
          <w:szCs w:val="22"/>
        </w:rPr>
        <w:t>S</w:t>
      </w:r>
      <w:r w:rsidRPr="0029628B">
        <w:rPr>
          <w:rFonts w:asciiTheme="minorHAnsi" w:hAnsiTheme="minorHAnsi" w:cstheme="minorHAnsi"/>
          <w:sz w:val="22"/>
          <w:szCs w:val="22"/>
        </w:rPr>
        <w:t xml:space="preserve">ubstantial </w:t>
      </w:r>
      <w:r w:rsidR="00DA21E4">
        <w:rPr>
          <w:rFonts w:asciiTheme="minorHAnsi" w:hAnsiTheme="minorHAnsi" w:cstheme="minorHAnsi"/>
          <w:sz w:val="22"/>
          <w:szCs w:val="22"/>
        </w:rPr>
        <w:t>C</w:t>
      </w:r>
      <w:r w:rsidRPr="0029628B">
        <w:rPr>
          <w:rFonts w:asciiTheme="minorHAnsi" w:hAnsiTheme="minorHAnsi" w:cstheme="minorHAnsi"/>
          <w:sz w:val="22"/>
          <w:szCs w:val="22"/>
        </w:rPr>
        <w:t>ompletion by</w:t>
      </w:r>
      <w:r w:rsidR="00A307F3">
        <w:rPr>
          <w:rFonts w:asciiTheme="minorHAnsi" w:hAnsiTheme="minorHAnsi" w:cstheme="minorHAnsi"/>
          <w:sz w:val="22"/>
          <w:szCs w:val="22"/>
        </w:rPr>
        <w:t xml:space="preserve"> </w:t>
      </w:r>
      <w:ins w:id="269" w:author="Bobby Fetting" w:date="2026-02-24T07:05:00Z" w16du:dateUtc="2026-02-24T12:05:00Z">
        <w:r w:rsidR="003A48C6">
          <w:rPr>
            <w:rFonts w:asciiTheme="minorHAnsi" w:hAnsiTheme="minorHAnsi" w:cstheme="minorHAnsi"/>
            <w:sz w:val="22"/>
            <w:szCs w:val="22"/>
          </w:rPr>
          <w:fldChar w:fldCharType="begin">
            <w:ffData>
              <w:name w:val="GoalCompleteDate"/>
              <w:enabled/>
              <w:calcOnExit w:val="0"/>
              <w:textInput>
                <w:type w:val="date"/>
                <w:format w:val="dddd, MMMM d, yyyy"/>
              </w:textInput>
            </w:ffData>
          </w:fldChar>
        </w:r>
        <w:bookmarkStart w:id="270" w:name="GoalCompleteDate"/>
        <w:r w:rsidR="003A48C6">
          <w:rPr>
            <w:rFonts w:asciiTheme="minorHAnsi" w:hAnsiTheme="minorHAnsi" w:cstheme="minorHAnsi"/>
            <w:sz w:val="22"/>
            <w:szCs w:val="22"/>
          </w:rPr>
          <w:instrText xml:space="preserve"> FORMTEXT </w:instrText>
        </w:r>
        <w:r w:rsidR="003A48C6">
          <w:rPr>
            <w:rFonts w:asciiTheme="minorHAnsi" w:hAnsiTheme="minorHAnsi" w:cstheme="minorHAnsi"/>
            <w:sz w:val="22"/>
            <w:szCs w:val="22"/>
          </w:rPr>
        </w:r>
        <w:r w:rsidR="003A48C6">
          <w:rPr>
            <w:rFonts w:asciiTheme="minorHAnsi" w:hAnsiTheme="minorHAnsi" w:cstheme="minorHAnsi"/>
            <w:sz w:val="22"/>
            <w:szCs w:val="22"/>
          </w:rPr>
          <w:fldChar w:fldCharType="separate"/>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sz w:val="22"/>
            <w:szCs w:val="22"/>
          </w:rPr>
          <w:fldChar w:fldCharType="end"/>
        </w:r>
        <w:bookmarkEnd w:id="270"/>
        <w:r w:rsidR="003A48C6">
          <w:rPr>
            <w:rFonts w:asciiTheme="minorHAnsi" w:hAnsiTheme="minorHAnsi" w:cstheme="minorHAnsi"/>
            <w:sz w:val="22"/>
            <w:szCs w:val="22"/>
          </w:rPr>
          <w:t xml:space="preserve"> </w:t>
        </w:r>
      </w:ins>
      <w:r w:rsidRPr="0029628B">
        <w:rPr>
          <w:rFonts w:asciiTheme="minorHAnsi" w:hAnsiTheme="minorHAnsi" w:cstheme="minorHAnsi"/>
          <w:sz w:val="22"/>
          <w:szCs w:val="22"/>
        </w:rPr>
        <w:t xml:space="preserve">and </w:t>
      </w:r>
      <w:r w:rsidR="00DA21E4">
        <w:rPr>
          <w:rFonts w:asciiTheme="minorHAnsi" w:hAnsiTheme="minorHAnsi" w:cstheme="minorHAnsi"/>
          <w:sz w:val="22"/>
          <w:szCs w:val="22"/>
        </w:rPr>
        <w:t>F</w:t>
      </w:r>
      <w:r w:rsidRPr="0029628B">
        <w:rPr>
          <w:rFonts w:asciiTheme="minorHAnsi" w:hAnsiTheme="minorHAnsi" w:cstheme="minorHAnsi"/>
          <w:sz w:val="22"/>
          <w:szCs w:val="22"/>
        </w:rPr>
        <w:t xml:space="preserve">inal </w:t>
      </w:r>
      <w:r w:rsidR="00DA21E4">
        <w:rPr>
          <w:rFonts w:asciiTheme="minorHAnsi" w:hAnsiTheme="minorHAnsi" w:cstheme="minorHAnsi"/>
          <w:sz w:val="22"/>
          <w:szCs w:val="22"/>
        </w:rPr>
        <w:t>C</w:t>
      </w:r>
      <w:r w:rsidRPr="0029628B">
        <w:rPr>
          <w:rFonts w:asciiTheme="minorHAnsi" w:hAnsiTheme="minorHAnsi" w:cstheme="minorHAnsi"/>
          <w:sz w:val="22"/>
          <w:szCs w:val="22"/>
        </w:rPr>
        <w:t>ompletion by</w:t>
      </w:r>
      <w:ins w:id="271" w:author="Bobby Fetting" w:date="2026-02-24T07:05:00Z" w16du:dateUtc="2026-02-24T12:05:00Z">
        <w:r w:rsidR="003A48C6">
          <w:rPr>
            <w:rFonts w:asciiTheme="minorHAnsi" w:hAnsiTheme="minorHAnsi" w:cstheme="minorHAnsi"/>
            <w:sz w:val="22"/>
            <w:szCs w:val="22"/>
          </w:rPr>
          <w:t xml:space="preserve"> </w:t>
        </w:r>
        <w:r w:rsidR="003A48C6">
          <w:rPr>
            <w:rFonts w:asciiTheme="minorHAnsi" w:hAnsiTheme="minorHAnsi" w:cstheme="minorHAnsi"/>
            <w:sz w:val="22"/>
            <w:szCs w:val="22"/>
          </w:rPr>
          <w:fldChar w:fldCharType="begin">
            <w:ffData>
              <w:name w:val="GoalFinalComplete"/>
              <w:enabled/>
              <w:calcOnExit w:val="0"/>
              <w:textInput>
                <w:type w:val="date"/>
                <w:format w:val="dddd, MMMM d, yyyy"/>
              </w:textInput>
            </w:ffData>
          </w:fldChar>
        </w:r>
        <w:bookmarkStart w:id="272" w:name="GoalFinalComplete"/>
        <w:r w:rsidR="003A48C6">
          <w:rPr>
            <w:rFonts w:asciiTheme="minorHAnsi" w:hAnsiTheme="minorHAnsi" w:cstheme="minorHAnsi"/>
            <w:sz w:val="22"/>
            <w:szCs w:val="22"/>
          </w:rPr>
          <w:instrText xml:space="preserve"> FORMTEXT </w:instrText>
        </w:r>
        <w:r w:rsidR="003A48C6">
          <w:rPr>
            <w:rFonts w:asciiTheme="minorHAnsi" w:hAnsiTheme="minorHAnsi" w:cstheme="minorHAnsi"/>
            <w:sz w:val="22"/>
            <w:szCs w:val="22"/>
          </w:rPr>
        </w:r>
        <w:r w:rsidR="003A48C6">
          <w:rPr>
            <w:rFonts w:asciiTheme="minorHAnsi" w:hAnsiTheme="minorHAnsi" w:cstheme="minorHAnsi"/>
            <w:sz w:val="22"/>
            <w:szCs w:val="22"/>
          </w:rPr>
          <w:fldChar w:fldCharType="separate"/>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noProof/>
            <w:sz w:val="22"/>
            <w:szCs w:val="22"/>
          </w:rPr>
          <w:t> </w:t>
        </w:r>
        <w:r w:rsidR="003A48C6">
          <w:rPr>
            <w:rFonts w:asciiTheme="minorHAnsi" w:hAnsiTheme="minorHAnsi" w:cstheme="minorHAnsi"/>
            <w:sz w:val="22"/>
            <w:szCs w:val="22"/>
          </w:rPr>
          <w:fldChar w:fldCharType="end"/>
        </w:r>
      </w:ins>
      <w:bookmarkEnd w:id="272"/>
      <w:r w:rsidRPr="0029628B">
        <w:rPr>
          <w:rFonts w:asciiTheme="minorHAnsi" w:hAnsiTheme="minorHAnsi" w:cstheme="minorHAnsi"/>
          <w:sz w:val="22"/>
          <w:szCs w:val="22"/>
        </w:rPr>
        <w:t>.</w:t>
      </w:r>
    </w:p>
    <w:p w14:paraId="5BE93A62" w14:textId="77777777" w:rsidR="00582B17" w:rsidRPr="0029628B" w:rsidRDefault="00582B17">
      <w:pPr>
        <w:tabs>
          <w:tab w:val="num" w:pos="360"/>
        </w:tabs>
        <w:ind w:left="360" w:hanging="360"/>
        <w:jc w:val="both"/>
        <w:rPr>
          <w:rFonts w:asciiTheme="minorHAnsi" w:hAnsiTheme="minorHAnsi" w:cstheme="minorHAnsi"/>
          <w:sz w:val="22"/>
          <w:szCs w:val="22"/>
        </w:rPr>
      </w:pPr>
    </w:p>
    <w:p w14:paraId="58EFD2DB" w14:textId="416ABBB5" w:rsidR="00582B17" w:rsidRPr="0029628B" w:rsidRDefault="00007A26" w:rsidP="00007A26">
      <w:pPr>
        <w:pStyle w:val="2AutoList5"/>
        <w:numPr>
          <w:ilvl w:val="0"/>
          <w:numId w:val="18"/>
        </w:numPr>
        <w:tabs>
          <w:tab w:val="clear" w:pos="108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and </w:t>
      </w:r>
      <w:r w:rsidRPr="0029628B">
        <w:rPr>
          <w:rFonts w:asciiTheme="minorHAnsi" w:hAnsiTheme="minorHAnsi" w:cstheme="minorHAnsi"/>
          <w:i/>
          <w:iCs/>
          <w:sz w:val="22"/>
          <w:szCs w:val="22"/>
        </w:rPr>
        <w:t xml:space="preserve">Project Superintendent </w:t>
      </w:r>
      <w:r w:rsidRPr="0029628B">
        <w:rPr>
          <w:rFonts w:asciiTheme="minorHAnsi" w:hAnsiTheme="minorHAnsi" w:cstheme="minorHAnsi"/>
          <w:sz w:val="22"/>
          <w:szCs w:val="22"/>
        </w:rPr>
        <w:t xml:space="preserve">are required to complete the project as stipulated in the </w:t>
      </w:r>
      <w:r w:rsidRPr="0029628B">
        <w:rPr>
          <w:rFonts w:asciiTheme="minorHAnsi" w:hAnsiTheme="minorHAnsi" w:cstheme="minorHAnsi"/>
          <w:sz w:val="22"/>
          <w:szCs w:val="22"/>
        </w:rPr>
        <w:lastRenderedPageBreak/>
        <w:t>contract.  Liquidated Damages are</w:t>
      </w:r>
      <w:r w:rsidR="00CC4EB6">
        <w:rPr>
          <w:rFonts w:asciiTheme="minorHAnsi" w:hAnsiTheme="minorHAnsi" w:cstheme="minorHAnsi"/>
          <w:sz w:val="22"/>
          <w:szCs w:val="22"/>
        </w:rPr>
        <w:t xml:space="preserve"> </w:t>
      </w:r>
      <w:r w:rsidR="00CC4EB6">
        <w:rPr>
          <w:rFonts w:asciiTheme="minorHAnsi" w:hAnsiTheme="minorHAnsi" w:cstheme="minorHAnsi"/>
          <w:sz w:val="22"/>
          <w:szCs w:val="22"/>
        </w:rPr>
        <w:fldChar w:fldCharType="begin">
          <w:ffData>
            <w:name w:val="LDYesNo"/>
            <w:enabled/>
            <w:calcOnExit w:val="0"/>
            <w:ddList>
              <w:listEntry w:val="ARE / ARE NOT?"/>
              <w:listEntry w:val="ARE"/>
              <w:listEntry w:val="ARE NOT"/>
            </w:ddList>
          </w:ffData>
        </w:fldChar>
      </w:r>
      <w:bookmarkStart w:id="273" w:name="LDYesNo"/>
      <w:r w:rsidR="00CC4EB6">
        <w:rPr>
          <w:rFonts w:asciiTheme="minorHAnsi" w:hAnsiTheme="minorHAnsi" w:cstheme="minorHAnsi"/>
          <w:sz w:val="22"/>
          <w:szCs w:val="22"/>
        </w:rPr>
        <w:instrText xml:space="preserve"> FORMDROPDOWN </w:instrText>
      </w:r>
      <w:r w:rsidR="00CC4EB6">
        <w:rPr>
          <w:rFonts w:asciiTheme="minorHAnsi" w:hAnsiTheme="minorHAnsi" w:cstheme="minorHAnsi"/>
          <w:sz w:val="22"/>
          <w:szCs w:val="22"/>
        </w:rPr>
      </w:r>
      <w:r w:rsidR="00CC4EB6">
        <w:rPr>
          <w:rFonts w:asciiTheme="minorHAnsi" w:hAnsiTheme="minorHAnsi" w:cstheme="minorHAnsi"/>
          <w:sz w:val="22"/>
          <w:szCs w:val="22"/>
        </w:rPr>
        <w:fldChar w:fldCharType="separate"/>
      </w:r>
      <w:r w:rsidR="00CC4EB6">
        <w:rPr>
          <w:rFonts w:asciiTheme="minorHAnsi" w:hAnsiTheme="minorHAnsi" w:cstheme="minorHAnsi"/>
          <w:sz w:val="22"/>
          <w:szCs w:val="22"/>
        </w:rPr>
        <w:fldChar w:fldCharType="end"/>
      </w:r>
      <w:bookmarkEnd w:id="273"/>
      <w:r w:rsidR="00133058">
        <w:rPr>
          <w:rFonts w:asciiTheme="minorHAnsi" w:hAnsiTheme="minorHAnsi" w:cstheme="minorHAnsi"/>
          <w:sz w:val="22"/>
          <w:szCs w:val="22"/>
        </w:rPr>
        <w:t xml:space="preserve"> </w:t>
      </w:r>
      <w:del w:id="274" w:author="Bobby Fetting" w:date="2026-02-24T07:13:00Z" w16du:dateUtc="2026-02-24T12:13:00Z">
        <w:r w:rsidR="00A307F3" w:rsidDel="00CC4EB6">
          <w:rPr>
            <w:rFonts w:asciiTheme="minorHAnsi" w:hAnsiTheme="minorHAnsi" w:cstheme="minorHAnsi"/>
            <w:sz w:val="22"/>
            <w:szCs w:val="22"/>
          </w:rPr>
          <w:delText xml:space="preserve"> </w:delText>
        </w:r>
      </w:del>
      <w:r w:rsidRPr="0029628B">
        <w:rPr>
          <w:rFonts w:asciiTheme="minorHAnsi" w:hAnsiTheme="minorHAnsi" w:cstheme="minorHAnsi"/>
          <w:sz w:val="22"/>
          <w:szCs w:val="22"/>
        </w:rPr>
        <w:t>applicable</w:t>
      </w:r>
      <w:r w:rsidR="0062058E">
        <w:rPr>
          <w:rFonts w:asciiTheme="minorHAnsi" w:hAnsiTheme="minorHAnsi" w:cstheme="minorHAnsi"/>
          <w:sz w:val="22"/>
          <w:szCs w:val="22"/>
        </w:rPr>
        <w:t xml:space="preserve"> at </w:t>
      </w:r>
      <w:r w:rsidRPr="00CC4EB6">
        <w:rPr>
          <w:rFonts w:asciiTheme="minorHAnsi" w:hAnsiTheme="minorHAnsi" w:cstheme="minorHAnsi"/>
          <w:sz w:val="22"/>
          <w:szCs w:val="22"/>
        </w:rPr>
        <w:t>$</w:t>
      </w:r>
      <w:ins w:id="275" w:author="Bobby Fetting" w:date="2026-02-24T07:15:00Z" w16du:dateUtc="2026-02-24T12:15:00Z">
        <w:r w:rsidR="00CC4EB6">
          <w:rPr>
            <w:rFonts w:asciiTheme="minorHAnsi" w:hAnsiTheme="minorHAnsi" w:cstheme="minorHAnsi"/>
            <w:sz w:val="22"/>
            <w:szCs w:val="22"/>
          </w:rPr>
          <w:t xml:space="preserve"> </w:t>
        </w:r>
        <w:r w:rsidR="00CC4EB6">
          <w:rPr>
            <w:rFonts w:asciiTheme="minorHAnsi" w:hAnsiTheme="minorHAnsi" w:cstheme="minorHAnsi"/>
            <w:sz w:val="22"/>
            <w:szCs w:val="22"/>
          </w:rPr>
          <w:fldChar w:fldCharType="begin">
            <w:ffData>
              <w:name w:val="LDRate"/>
              <w:enabled/>
              <w:calcOnExit w:val="0"/>
              <w:textInput>
                <w:type w:val="number"/>
                <w:default w:val="0.00"/>
                <w:format w:val="0.00"/>
              </w:textInput>
            </w:ffData>
          </w:fldChar>
        </w:r>
        <w:bookmarkStart w:id="276" w:name="LDRate"/>
        <w:r w:rsidR="00CC4EB6">
          <w:rPr>
            <w:rFonts w:asciiTheme="minorHAnsi" w:hAnsiTheme="minorHAnsi" w:cstheme="minorHAnsi"/>
            <w:sz w:val="22"/>
            <w:szCs w:val="22"/>
          </w:rPr>
          <w:instrText xml:space="preserve"> FORMTEXT </w:instrText>
        </w:r>
        <w:r w:rsidR="00CC4EB6">
          <w:rPr>
            <w:rFonts w:asciiTheme="minorHAnsi" w:hAnsiTheme="minorHAnsi" w:cstheme="minorHAnsi"/>
            <w:sz w:val="22"/>
            <w:szCs w:val="22"/>
          </w:rPr>
        </w:r>
        <w:r w:rsidR="00CC4EB6">
          <w:rPr>
            <w:rFonts w:asciiTheme="minorHAnsi" w:hAnsiTheme="minorHAnsi" w:cstheme="minorHAnsi"/>
            <w:sz w:val="22"/>
            <w:szCs w:val="22"/>
          </w:rPr>
          <w:fldChar w:fldCharType="separate"/>
        </w:r>
        <w:r w:rsidR="00CC4EB6">
          <w:rPr>
            <w:rFonts w:asciiTheme="minorHAnsi" w:hAnsiTheme="minorHAnsi" w:cstheme="minorHAnsi"/>
            <w:noProof/>
            <w:sz w:val="22"/>
            <w:szCs w:val="22"/>
          </w:rPr>
          <w:t>0.00</w:t>
        </w:r>
        <w:r w:rsidR="00CC4EB6">
          <w:rPr>
            <w:rFonts w:asciiTheme="minorHAnsi" w:hAnsiTheme="minorHAnsi" w:cstheme="minorHAnsi"/>
            <w:sz w:val="22"/>
            <w:szCs w:val="22"/>
          </w:rPr>
          <w:fldChar w:fldCharType="end"/>
        </w:r>
      </w:ins>
      <w:bookmarkEnd w:id="276"/>
      <w:r w:rsidRPr="0029628B">
        <w:rPr>
          <w:rFonts w:asciiTheme="minorHAnsi" w:hAnsiTheme="minorHAnsi" w:cstheme="minorHAnsi"/>
          <w:sz w:val="22"/>
          <w:szCs w:val="22"/>
        </w:rPr>
        <w:t xml:space="preserve"> per</w:t>
      </w:r>
      <w:ins w:id="277" w:author="Bobby Fetting" w:date="2026-02-24T07:50:00Z" w16du:dateUtc="2026-02-24T12:50:00Z">
        <w:r w:rsidR="00133058">
          <w:rPr>
            <w:rFonts w:asciiTheme="minorHAnsi" w:hAnsiTheme="minorHAnsi" w:cstheme="minorHAnsi"/>
            <w:sz w:val="22"/>
            <w:szCs w:val="22"/>
          </w:rPr>
          <w:t xml:space="preserve"> </w:t>
        </w:r>
      </w:ins>
      <w:del w:id="278" w:author="Bobby Fetting" w:date="2026-02-24T07:15:00Z" w16du:dateUtc="2026-02-24T12:15:00Z">
        <w:r w:rsidRPr="0029628B" w:rsidDel="00CC4EB6">
          <w:rPr>
            <w:rFonts w:asciiTheme="minorHAnsi" w:hAnsiTheme="minorHAnsi" w:cstheme="minorHAnsi"/>
            <w:sz w:val="22"/>
            <w:szCs w:val="22"/>
          </w:rPr>
          <w:delText xml:space="preserve"> </w:delText>
        </w:r>
      </w:del>
      <w:r w:rsidR="00CC4EB6">
        <w:rPr>
          <w:rFonts w:asciiTheme="minorHAnsi" w:hAnsiTheme="minorHAnsi" w:cstheme="minorHAnsi"/>
          <w:sz w:val="22"/>
          <w:szCs w:val="22"/>
        </w:rPr>
        <w:fldChar w:fldCharType="begin">
          <w:ffData>
            <w:name w:val="LDUnit"/>
            <w:enabled/>
            <w:calcOnExit w:val="0"/>
            <w:ddList>
              <w:listEntry w:val="Select LD Unit"/>
              <w:listEntry w:val="Day"/>
              <w:listEntry w:val="Week"/>
              <w:listEntry w:val="Month"/>
              <w:listEntry w:val="Quarter"/>
              <w:listEntry w:val="Year"/>
            </w:ddList>
          </w:ffData>
        </w:fldChar>
      </w:r>
      <w:bookmarkStart w:id="279" w:name="LDUnit"/>
      <w:r w:rsidR="00CC4EB6">
        <w:rPr>
          <w:rFonts w:asciiTheme="minorHAnsi" w:hAnsiTheme="minorHAnsi" w:cstheme="minorHAnsi"/>
          <w:sz w:val="22"/>
          <w:szCs w:val="22"/>
        </w:rPr>
        <w:instrText xml:space="preserve"> FORMDROPDOWN </w:instrText>
      </w:r>
      <w:r w:rsidR="00CC4EB6">
        <w:rPr>
          <w:rFonts w:asciiTheme="minorHAnsi" w:hAnsiTheme="minorHAnsi" w:cstheme="minorHAnsi"/>
          <w:sz w:val="22"/>
          <w:szCs w:val="22"/>
        </w:rPr>
      </w:r>
      <w:r w:rsidR="00CC4EB6">
        <w:rPr>
          <w:rFonts w:asciiTheme="minorHAnsi" w:hAnsiTheme="minorHAnsi" w:cstheme="minorHAnsi"/>
          <w:sz w:val="22"/>
          <w:szCs w:val="22"/>
        </w:rPr>
        <w:fldChar w:fldCharType="separate"/>
      </w:r>
      <w:r w:rsidR="00CC4EB6">
        <w:rPr>
          <w:rFonts w:asciiTheme="minorHAnsi" w:hAnsiTheme="minorHAnsi" w:cstheme="minorHAnsi"/>
          <w:sz w:val="22"/>
          <w:szCs w:val="22"/>
        </w:rPr>
        <w:fldChar w:fldCharType="end"/>
      </w:r>
      <w:bookmarkEnd w:id="279"/>
      <w:r w:rsidR="0062058E">
        <w:rPr>
          <w:rFonts w:asciiTheme="minorHAnsi" w:hAnsiTheme="minorHAnsi" w:cstheme="minorHAnsi"/>
          <w:sz w:val="22"/>
          <w:szCs w:val="22"/>
        </w:rPr>
        <w:t>.</w:t>
      </w:r>
    </w:p>
    <w:p w14:paraId="384BA73E" w14:textId="77777777" w:rsidR="00582B17" w:rsidRPr="0029628B" w:rsidRDefault="00582B17">
      <w:pPr>
        <w:tabs>
          <w:tab w:val="num" w:pos="360"/>
        </w:tabs>
        <w:ind w:left="360" w:hanging="360"/>
        <w:jc w:val="both"/>
        <w:rPr>
          <w:rFonts w:asciiTheme="minorHAnsi" w:hAnsiTheme="minorHAnsi" w:cstheme="minorHAnsi"/>
          <w:sz w:val="22"/>
          <w:szCs w:val="22"/>
        </w:rPr>
      </w:pPr>
    </w:p>
    <w:p w14:paraId="256789A8" w14:textId="5EF3318E" w:rsidR="00582B17" w:rsidRPr="0029628B" w:rsidRDefault="00007A26" w:rsidP="00007A26">
      <w:pPr>
        <w:pStyle w:val="2AutoList5"/>
        <w:numPr>
          <w:ilvl w:val="0"/>
          <w:numId w:val="18"/>
        </w:numPr>
        <w:tabs>
          <w:tab w:val="clear" w:pos="108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commentRangeStart w:id="280"/>
      <w:commentRangeStart w:id="281"/>
      <w:r w:rsidRPr="0029628B">
        <w:rPr>
          <w:rFonts w:asciiTheme="minorHAnsi" w:hAnsiTheme="minorHAnsi" w:cstheme="minorHAnsi"/>
          <w:i/>
          <w:iCs/>
          <w:sz w:val="22"/>
          <w:szCs w:val="22"/>
        </w:rPr>
        <w:t xml:space="preserve">Project </w:t>
      </w:r>
      <w:r w:rsidR="000F5844">
        <w:rPr>
          <w:rFonts w:asciiTheme="minorHAnsi" w:hAnsiTheme="minorHAnsi" w:cstheme="minorHAnsi"/>
          <w:i/>
          <w:iCs/>
          <w:sz w:val="22"/>
          <w:szCs w:val="22"/>
        </w:rPr>
        <w:t>Manager</w:t>
      </w:r>
      <w:commentRangeEnd w:id="280"/>
      <w:r w:rsidR="00A40395">
        <w:rPr>
          <w:rStyle w:val="CommentReference"/>
          <w:rFonts w:asciiTheme="minorHAnsi" w:hAnsiTheme="minorHAnsi" w:cstheme="minorHAnsi"/>
          <w:i/>
          <w:iCs/>
          <w:sz w:val="22"/>
          <w:szCs w:val="22"/>
        </w:rPr>
        <w:commentReference w:id="280"/>
      </w:r>
      <w:commentRangeEnd w:id="281"/>
      <w:r w:rsidR="000F5844">
        <w:rPr>
          <w:rStyle w:val="CommentReference"/>
          <w:rFonts w:asciiTheme="minorHAnsi" w:hAnsiTheme="minorHAnsi" w:cstheme="minorHAnsi"/>
          <w:i/>
          <w:iCs/>
          <w:sz w:val="22"/>
          <w:szCs w:val="22"/>
        </w:rPr>
        <w:commentReference w:id="281"/>
      </w:r>
      <w:r w:rsidR="000F5844">
        <w:rPr>
          <w:rFonts w:asciiTheme="minorHAnsi" w:hAnsiTheme="minorHAnsi" w:cstheme="minorHAnsi"/>
          <w:i/>
          <w:iCs/>
          <w:sz w:val="22"/>
          <w:szCs w:val="22"/>
        </w:rPr>
        <w:t xml:space="preserve"> </w:t>
      </w:r>
      <w:r w:rsidRPr="0029628B">
        <w:rPr>
          <w:rFonts w:asciiTheme="minorHAnsi" w:hAnsiTheme="minorHAnsi" w:cstheme="minorHAnsi"/>
          <w:sz w:val="22"/>
          <w:szCs w:val="22"/>
        </w:rPr>
        <w:t xml:space="preserve">will update the project schedule </w:t>
      </w:r>
      <w:ins w:id="282" w:author="Bobby Fetting" w:date="2026-02-24T07:05:00Z" w16du:dateUtc="2026-02-24T12:05:00Z">
        <w:r w:rsidR="00E34FF8">
          <w:rPr>
            <w:rFonts w:asciiTheme="minorHAnsi" w:hAnsiTheme="minorHAnsi" w:cstheme="minorHAnsi"/>
            <w:sz w:val="22"/>
            <w:szCs w:val="22"/>
          </w:rPr>
          <w:fldChar w:fldCharType="begin">
            <w:ffData>
              <w:name w:val="GoalCompleteDate"/>
              <w:enabled/>
              <w:calcOnExit w:val="0"/>
              <w:textInput>
                <w:type w:val="date"/>
                <w:format w:val="dddd, MMMM d, yyyy"/>
              </w:textInput>
            </w:ffData>
          </w:fldChar>
        </w:r>
        <w:r w:rsidR="00E34FF8">
          <w:rPr>
            <w:rFonts w:asciiTheme="minorHAnsi" w:hAnsiTheme="minorHAnsi" w:cstheme="minorHAnsi"/>
            <w:sz w:val="22"/>
            <w:szCs w:val="22"/>
          </w:rPr>
          <w:instrText xml:space="preserve"> FORMTEXT </w:instrText>
        </w:r>
        <w:r w:rsidR="00E34FF8">
          <w:rPr>
            <w:rFonts w:asciiTheme="minorHAnsi" w:hAnsiTheme="minorHAnsi" w:cstheme="minorHAnsi"/>
            <w:sz w:val="22"/>
            <w:szCs w:val="22"/>
          </w:rPr>
        </w:r>
        <w:r w:rsidR="00E34FF8">
          <w:rPr>
            <w:rFonts w:asciiTheme="minorHAnsi" w:hAnsiTheme="minorHAnsi" w:cstheme="minorHAnsi"/>
            <w:sz w:val="22"/>
            <w:szCs w:val="22"/>
          </w:rPr>
          <w:fldChar w:fldCharType="separate"/>
        </w:r>
        <w:r w:rsidR="00E34FF8">
          <w:rPr>
            <w:rFonts w:asciiTheme="minorHAnsi" w:hAnsiTheme="minorHAnsi" w:cstheme="minorHAnsi"/>
            <w:noProof/>
            <w:sz w:val="22"/>
            <w:szCs w:val="22"/>
          </w:rPr>
          <w:t> </w:t>
        </w:r>
        <w:r w:rsidR="00E34FF8">
          <w:rPr>
            <w:rFonts w:asciiTheme="minorHAnsi" w:hAnsiTheme="minorHAnsi" w:cstheme="minorHAnsi"/>
            <w:noProof/>
            <w:sz w:val="22"/>
            <w:szCs w:val="22"/>
          </w:rPr>
          <w:t> </w:t>
        </w:r>
        <w:r w:rsidR="00E34FF8">
          <w:rPr>
            <w:rFonts w:asciiTheme="minorHAnsi" w:hAnsiTheme="minorHAnsi" w:cstheme="minorHAnsi"/>
            <w:noProof/>
            <w:sz w:val="22"/>
            <w:szCs w:val="22"/>
          </w:rPr>
          <w:t> </w:t>
        </w:r>
        <w:r w:rsidR="00E34FF8">
          <w:rPr>
            <w:rFonts w:asciiTheme="minorHAnsi" w:hAnsiTheme="minorHAnsi" w:cstheme="minorHAnsi"/>
            <w:noProof/>
            <w:sz w:val="22"/>
            <w:szCs w:val="22"/>
          </w:rPr>
          <w:t> </w:t>
        </w:r>
        <w:r w:rsidR="00E34FF8">
          <w:rPr>
            <w:rFonts w:asciiTheme="minorHAnsi" w:hAnsiTheme="minorHAnsi" w:cstheme="minorHAnsi"/>
            <w:noProof/>
            <w:sz w:val="22"/>
            <w:szCs w:val="22"/>
          </w:rPr>
          <w:t> </w:t>
        </w:r>
        <w:r w:rsidR="00E34FF8">
          <w:rPr>
            <w:rFonts w:asciiTheme="minorHAnsi" w:hAnsiTheme="minorHAnsi" w:cstheme="minorHAnsi"/>
            <w:sz w:val="22"/>
            <w:szCs w:val="22"/>
          </w:rPr>
          <w:fldChar w:fldCharType="end"/>
        </w:r>
        <w:r w:rsidR="00E34FF8">
          <w:rPr>
            <w:rFonts w:asciiTheme="minorHAnsi" w:hAnsiTheme="minorHAnsi" w:cstheme="minorHAnsi"/>
            <w:sz w:val="22"/>
            <w:szCs w:val="22"/>
          </w:rPr>
          <w:t xml:space="preserve"> </w:t>
        </w:r>
      </w:ins>
      <w:r w:rsidRPr="0029628B">
        <w:rPr>
          <w:rFonts w:asciiTheme="minorHAnsi" w:hAnsiTheme="minorHAnsi" w:cstheme="minorHAnsi"/>
          <w:sz w:val="22"/>
          <w:szCs w:val="22"/>
        </w:rPr>
        <w:t>per the Project Manager and the Project Superintendent.</w:t>
      </w:r>
    </w:p>
    <w:p w14:paraId="34B3F2EB" w14:textId="77777777" w:rsidR="00582B17" w:rsidRPr="0029628B" w:rsidRDefault="00582B17">
      <w:pPr>
        <w:tabs>
          <w:tab w:val="num" w:pos="360"/>
        </w:tabs>
        <w:ind w:left="360" w:hanging="360"/>
        <w:jc w:val="both"/>
        <w:rPr>
          <w:rFonts w:asciiTheme="minorHAnsi" w:hAnsiTheme="minorHAnsi" w:cstheme="minorHAnsi"/>
          <w:sz w:val="22"/>
          <w:szCs w:val="22"/>
        </w:rPr>
      </w:pPr>
    </w:p>
    <w:p w14:paraId="6988AA9D" w14:textId="636DA700" w:rsidR="00582B17" w:rsidRPr="0029628B" w:rsidRDefault="00007A26" w:rsidP="00007A26">
      <w:pPr>
        <w:pStyle w:val="2AutoList5"/>
        <w:numPr>
          <w:ilvl w:val="0"/>
          <w:numId w:val="18"/>
        </w:numPr>
        <w:tabs>
          <w:tab w:val="clear" w:pos="108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A307F3">
        <w:rPr>
          <w:rFonts w:asciiTheme="minorHAnsi" w:hAnsiTheme="minorHAnsi" w:cstheme="minorHAnsi"/>
          <w:i/>
          <w:sz w:val="22"/>
          <w:szCs w:val="22"/>
        </w:rPr>
        <w:t>Project Superintendent</w:t>
      </w:r>
      <w:r w:rsidRPr="0029628B">
        <w:rPr>
          <w:rFonts w:asciiTheme="minorHAnsi" w:hAnsiTheme="minorHAnsi" w:cstheme="minorHAnsi"/>
          <w:sz w:val="22"/>
          <w:szCs w:val="22"/>
        </w:rPr>
        <w:t xml:space="preserve"> will keep a</w:t>
      </w:r>
      <w:r w:rsidR="00AF06C0">
        <w:rPr>
          <w:rFonts w:asciiTheme="minorHAnsi" w:hAnsiTheme="minorHAnsi" w:cstheme="minorHAnsi"/>
          <w:sz w:val="22"/>
          <w:szCs w:val="22"/>
        </w:rPr>
        <w:t>n</w:t>
      </w:r>
      <w:r w:rsidRPr="0029628B">
        <w:rPr>
          <w:rFonts w:asciiTheme="minorHAnsi" w:hAnsiTheme="minorHAnsi" w:cstheme="minorHAnsi"/>
          <w:sz w:val="22"/>
          <w:szCs w:val="22"/>
        </w:rPr>
        <w:t xml:space="preserve"> </w:t>
      </w:r>
      <w:r w:rsidR="00AF06C0">
        <w:rPr>
          <w:rFonts w:asciiTheme="minorHAnsi" w:hAnsiTheme="minorHAnsi" w:cstheme="minorHAnsi"/>
          <w:sz w:val="22"/>
          <w:szCs w:val="22"/>
        </w:rPr>
        <w:t xml:space="preserve">original contract schedule and a </w:t>
      </w:r>
      <w:commentRangeStart w:id="283"/>
      <w:commentRangeStart w:id="284"/>
      <w:r w:rsidR="00AF06C0">
        <w:rPr>
          <w:rFonts w:asciiTheme="minorHAnsi" w:hAnsiTheme="minorHAnsi" w:cstheme="minorHAnsi"/>
          <w:sz w:val="22"/>
          <w:szCs w:val="22"/>
        </w:rPr>
        <w:t xml:space="preserve">current </w:t>
      </w:r>
      <w:r w:rsidR="000F5844">
        <w:rPr>
          <w:rFonts w:asciiTheme="minorHAnsi" w:hAnsiTheme="minorHAnsi" w:cstheme="minorHAnsi"/>
          <w:sz w:val="22"/>
          <w:szCs w:val="22"/>
        </w:rPr>
        <w:t>lookahead</w:t>
      </w:r>
      <w:r w:rsidRPr="0029628B">
        <w:rPr>
          <w:rFonts w:asciiTheme="minorHAnsi" w:hAnsiTheme="minorHAnsi" w:cstheme="minorHAnsi"/>
          <w:sz w:val="22"/>
          <w:szCs w:val="22"/>
        </w:rPr>
        <w:t xml:space="preserve"> schedule </w:t>
      </w:r>
      <w:commentRangeEnd w:id="283"/>
      <w:r w:rsidR="00F65910" w:rsidRPr="0029628B">
        <w:rPr>
          <w:rStyle w:val="CommentReference"/>
          <w:rFonts w:asciiTheme="minorHAnsi" w:hAnsiTheme="minorHAnsi" w:cstheme="minorHAnsi"/>
          <w:sz w:val="22"/>
          <w:szCs w:val="22"/>
        </w:rPr>
        <w:commentReference w:id="283"/>
      </w:r>
      <w:commentRangeEnd w:id="284"/>
      <w:r w:rsidR="000F5844" w:rsidRPr="0029628B">
        <w:rPr>
          <w:rStyle w:val="CommentReference"/>
          <w:rFonts w:asciiTheme="minorHAnsi" w:hAnsiTheme="minorHAnsi" w:cstheme="minorHAnsi"/>
          <w:sz w:val="22"/>
          <w:szCs w:val="22"/>
        </w:rPr>
        <w:commentReference w:id="284"/>
      </w:r>
      <w:r w:rsidRPr="0029628B">
        <w:rPr>
          <w:rFonts w:asciiTheme="minorHAnsi" w:hAnsiTheme="minorHAnsi" w:cstheme="minorHAnsi"/>
          <w:sz w:val="22"/>
          <w:szCs w:val="22"/>
        </w:rPr>
        <w:t>posted in the job site trailer.</w:t>
      </w:r>
    </w:p>
    <w:p w14:paraId="7D34F5C7" w14:textId="77777777" w:rsidR="00582B17" w:rsidRPr="0029628B" w:rsidRDefault="00582B17">
      <w:pPr>
        <w:tabs>
          <w:tab w:val="num" w:pos="360"/>
        </w:tabs>
        <w:ind w:left="360" w:hanging="360"/>
        <w:jc w:val="both"/>
        <w:rPr>
          <w:rFonts w:asciiTheme="minorHAnsi" w:hAnsiTheme="minorHAnsi" w:cstheme="minorHAnsi"/>
          <w:sz w:val="22"/>
          <w:szCs w:val="22"/>
        </w:rPr>
      </w:pPr>
    </w:p>
    <w:p w14:paraId="1B88B081" w14:textId="77777777" w:rsidR="00582B17" w:rsidRPr="0029628B" w:rsidRDefault="00007A26" w:rsidP="00007A26">
      <w:pPr>
        <w:pStyle w:val="2AutoList5"/>
        <w:numPr>
          <w:ilvl w:val="0"/>
          <w:numId w:val="18"/>
        </w:numPr>
        <w:tabs>
          <w:tab w:val="clear" w:pos="1080"/>
          <w:tab w:val="clear" w:pos="144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and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have identified the following Critical Path concerns:</w:t>
      </w:r>
    </w:p>
    <w:p w14:paraId="0B4020A7" w14:textId="77777777" w:rsidR="00A307F3" w:rsidRPr="0029628B" w:rsidRDefault="00A307F3" w:rsidP="00A307F3">
      <w:pPr>
        <w:pStyle w:val="1AutoList5"/>
        <w:ind w:left="0" w:firstLine="0"/>
        <w:rPr>
          <w:rFonts w:asciiTheme="minorHAnsi" w:hAnsiTheme="minorHAnsi" w:cstheme="minorHAnsi"/>
          <w:sz w:val="22"/>
          <w:szCs w:val="22"/>
        </w:rPr>
      </w:pPr>
    </w:p>
    <w:p w14:paraId="19CFAB19" w14:textId="644FBF1C" w:rsidR="00A307F3" w:rsidRPr="00F65910" w:rsidRDefault="00F65910" w:rsidP="00A307F3">
      <w:pPr>
        <w:pStyle w:val="1AutoList5"/>
        <w:numPr>
          <w:ilvl w:val="3"/>
          <w:numId w:val="33"/>
        </w:numPr>
        <w:tabs>
          <w:tab w:val="clear" w:pos="720"/>
          <w:tab w:val="clear" w:pos="2880"/>
        </w:tabs>
        <w:ind w:left="720"/>
        <w:rPr>
          <w:rFonts w:asciiTheme="minorHAnsi" w:hAnsiTheme="minorHAnsi" w:cstheme="minorHAnsi"/>
          <w:sz w:val="22"/>
          <w:szCs w:val="22"/>
        </w:rPr>
      </w:pPr>
      <w:r w:rsidRPr="00F65910">
        <w:rPr>
          <w:rFonts w:asciiTheme="minorHAnsi" w:hAnsiTheme="minorHAnsi" w:cstheme="minorHAnsi"/>
          <w:sz w:val="22"/>
          <w:szCs w:val="22"/>
          <w:rPrChange w:id="285" w:author="Bobby Fetting" w:date="2026-02-24T07:20:00Z" w16du:dateUtc="2026-02-24T12:20:00Z">
            <w:rPr>
              <w:rFonts w:asciiTheme="minorHAnsi" w:hAnsiTheme="minorHAnsi" w:cstheme="minorHAnsi"/>
              <w:sz w:val="22"/>
              <w:szCs w:val="22"/>
              <w:u w:val="single"/>
            </w:rPr>
          </w:rPrChange>
        </w:rPr>
        <w:fldChar w:fldCharType="begin">
          <w:ffData>
            <w:name w:val="CriticalPathA"/>
            <w:enabled/>
            <w:calcOnExit w:val="0"/>
            <w:textInput/>
          </w:ffData>
        </w:fldChar>
      </w:r>
      <w:bookmarkStart w:id="286" w:name="CriticalPathA"/>
      <w:r w:rsidRPr="00F65910">
        <w:rPr>
          <w:rFonts w:asciiTheme="minorHAnsi" w:hAnsiTheme="minorHAnsi" w:cstheme="minorHAnsi"/>
          <w:sz w:val="22"/>
          <w:szCs w:val="22"/>
          <w:rPrChange w:id="287" w:author="Bobby Fetting" w:date="2026-02-24T07:20:00Z" w16du:dateUtc="2026-02-24T12:20:00Z">
            <w:rPr>
              <w:rFonts w:asciiTheme="minorHAnsi" w:hAnsiTheme="minorHAnsi" w:cstheme="minorHAnsi"/>
              <w:sz w:val="22"/>
              <w:szCs w:val="22"/>
              <w:u w:val="single"/>
            </w:rPr>
          </w:rPrChange>
        </w:rPr>
        <w:instrText xml:space="preserve"> FORMTEXT </w:instrText>
      </w:r>
      <w:r w:rsidRPr="00B5634C">
        <w:rPr>
          <w:rFonts w:asciiTheme="minorHAnsi" w:hAnsiTheme="minorHAnsi" w:cstheme="minorHAnsi"/>
          <w:sz w:val="22"/>
          <w:szCs w:val="22"/>
        </w:rPr>
      </w:r>
      <w:r w:rsidRPr="00F65910">
        <w:rPr>
          <w:rFonts w:asciiTheme="minorHAnsi" w:hAnsiTheme="minorHAnsi" w:cstheme="minorHAnsi"/>
          <w:sz w:val="22"/>
          <w:szCs w:val="22"/>
          <w:rPrChange w:id="288" w:author="Bobby Fetting" w:date="2026-02-24T07:20:00Z" w16du:dateUtc="2026-02-24T12:20:00Z">
            <w:rPr>
              <w:rFonts w:asciiTheme="minorHAnsi" w:hAnsiTheme="minorHAnsi" w:cstheme="minorHAnsi"/>
              <w:sz w:val="22"/>
              <w:szCs w:val="22"/>
              <w:u w:val="single"/>
            </w:rPr>
          </w:rPrChange>
        </w:rPr>
        <w:fldChar w:fldCharType="separate"/>
      </w:r>
      <w:r w:rsidR="00F83C57">
        <w:rPr>
          <w:rFonts w:asciiTheme="minorHAnsi" w:hAnsiTheme="minorHAnsi" w:cstheme="minorHAnsi"/>
          <w:noProof/>
          <w:sz w:val="22"/>
          <w:szCs w:val="22"/>
        </w:rPr>
        <w:fldChar w:fldCharType="begin"/>
      </w:r>
      <w:r w:rsidR="00F83C57">
        <w:rPr>
          <w:rFonts w:asciiTheme="minorHAnsi" w:hAnsiTheme="minorHAnsi" w:cstheme="minorHAnsi"/>
          <w:noProof/>
          <w:sz w:val="22"/>
          <w:szCs w:val="22"/>
        </w:rPr>
        <w:instrText>HYPERLINK "https://hedrickbrotherscom.sharepoint.com/:w:/s/OperationalExcellence/IQBv3Rvd8l7qSroMA1FKorPMAftkvjlgcBfz4YvT4EkRRTs?e=AGhk2F"</w:instrText>
      </w:r>
      <w:r w:rsidR="00F83C57">
        <w:rPr>
          <w:rFonts w:asciiTheme="minorHAnsi" w:hAnsiTheme="minorHAnsi" w:cstheme="minorHAnsi"/>
          <w:noProof/>
          <w:sz w:val="22"/>
          <w:szCs w:val="22"/>
        </w:rPr>
      </w:r>
      <w:r w:rsidR="00F83C57">
        <w:rPr>
          <w:rFonts w:asciiTheme="minorHAnsi" w:hAnsiTheme="minorHAnsi" w:cstheme="minorHAnsi"/>
          <w:noProof/>
          <w:sz w:val="22"/>
          <w:szCs w:val="22"/>
        </w:rPr>
        <w:fldChar w:fldCharType="separate"/>
      </w:r>
      <w:r w:rsidRPr="00F83C57">
        <w:rPr>
          <w:rStyle w:val="Hyperlink"/>
          <w:rPrChange w:id="289" w:author="Bobby Fetting" w:date="2026-02-24T07:20:00Z" w16du:dateUtc="2026-02-24T12:20:00Z">
            <w:rPr>
              <w:rFonts w:asciiTheme="minorHAnsi" w:hAnsiTheme="minorHAnsi" w:cstheme="minorHAnsi"/>
              <w:noProof/>
              <w:sz w:val="22"/>
              <w:szCs w:val="22"/>
              <w:u w:val="single"/>
            </w:rPr>
          </w:rPrChange>
        </w:rPr>
        <w:t> </w:t>
      </w:r>
      <w:r w:rsidRPr="00F83C57">
        <w:rPr>
          <w:rStyle w:val="Hyperlink"/>
          <w:rPrChange w:id="290" w:author="Bobby Fetting" w:date="2026-02-24T07:20:00Z" w16du:dateUtc="2026-02-24T12:20:00Z">
            <w:rPr>
              <w:rFonts w:asciiTheme="minorHAnsi" w:hAnsiTheme="minorHAnsi" w:cstheme="minorHAnsi"/>
              <w:noProof/>
              <w:sz w:val="22"/>
              <w:szCs w:val="22"/>
              <w:u w:val="single"/>
            </w:rPr>
          </w:rPrChange>
        </w:rPr>
        <w:t> </w:t>
      </w:r>
      <w:r w:rsidRPr="00F83C57">
        <w:rPr>
          <w:rStyle w:val="Hyperlink"/>
          <w:rPrChange w:id="291" w:author="Bobby Fetting" w:date="2026-02-24T07:20:00Z" w16du:dateUtc="2026-02-24T12:20:00Z">
            <w:rPr>
              <w:rFonts w:asciiTheme="minorHAnsi" w:hAnsiTheme="minorHAnsi" w:cstheme="minorHAnsi"/>
              <w:noProof/>
              <w:sz w:val="22"/>
              <w:szCs w:val="22"/>
              <w:u w:val="single"/>
            </w:rPr>
          </w:rPrChange>
        </w:rPr>
        <w:t> </w:t>
      </w:r>
      <w:r w:rsidRPr="00F83C57">
        <w:rPr>
          <w:rStyle w:val="Hyperlink"/>
          <w:rPrChange w:id="292" w:author="Bobby Fetting" w:date="2026-02-24T07:20:00Z" w16du:dateUtc="2026-02-24T12:20:00Z">
            <w:rPr>
              <w:rFonts w:asciiTheme="minorHAnsi" w:hAnsiTheme="minorHAnsi" w:cstheme="minorHAnsi"/>
              <w:noProof/>
              <w:sz w:val="22"/>
              <w:szCs w:val="22"/>
              <w:u w:val="single"/>
            </w:rPr>
          </w:rPrChange>
        </w:rPr>
        <w:t> </w:t>
      </w:r>
      <w:r w:rsidRPr="00F83C57">
        <w:rPr>
          <w:rStyle w:val="Hyperlink"/>
          <w:rPrChange w:id="293" w:author="Bobby Fetting" w:date="2026-02-24T07:20:00Z" w16du:dateUtc="2026-02-24T12:20:00Z">
            <w:rPr>
              <w:rFonts w:asciiTheme="minorHAnsi" w:hAnsiTheme="minorHAnsi" w:cstheme="minorHAnsi"/>
              <w:noProof/>
              <w:sz w:val="22"/>
              <w:szCs w:val="22"/>
              <w:u w:val="single"/>
            </w:rPr>
          </w:rPrChange>
        </w:rPr>
        <w:t> </w:t>
      </w:r>
      <w:r w:rsidR="00F83C57">
        <w:rPr>
          <w:rFonts w:asciiTheme="minorHAnsi" w:hAnsiTheme="minorHAnsi" w:cstheme="minorHAnsi"/>
          <w:noProof/>
          <w:sz w:val="22"/>
          <w:szCs w:val="22"/>
        </w:rPr>
        <w:fldChar w:fldCharType="end"/>
      </w:r>
      <w:r w:rsidRPr="00F65910">
        <w:rPr>
          <w:rFonts w:asciiTheme="minorHAnsi" w:hAnsiTheme="minorHAnsi" w:cstheme="minorHAnsi"/>
          <w:sz w:val="22"/>
          <w:szCs w:val="22"/>
          <w:rPrChange w:id="294" w:author="Bobby Fetting" w:date="2026-02-24T07:20:00Z" w16du:dateUtc="2026-02-24T12:20:00Z">
            <w:rPr>
              <w:rFonts w:asciiTheme="minorHAnsi" w:hAnsiTheme="minorHAnsi" w:cstheme="minorHAnsi"/>
              <w:sz w:val="22"/>
              <w:szCs w:val="22"/>
              <w:u w:val="single"/>
            </w:rPr>
          </w:rPrChange>
        </w:rPr>
        <w:fldChar w:fldCharType="end"/>
      </w:r>
      <w:bookmarkEnd w:id="286"/>
    </w:p>
    <w:p w14:paraId="5E231446" w14:textId="3475FA06" w:rsidR="00A307F3" w:rsidRPr="00F65910" w:rsidRDefault="00F65910" w:rsidP="00A307F3">
      <w:pPr>
        <w:pStyle w:val="1AutoList5"/>
        <w:numPr>
          <w:ilvl w:val="3"/>
          <w:numId w:val="33"/>
        </w:numPr>
        <w:tabs>
          <w:tab w:val="clear" w:pos="720"/>
        </w:tabs>
        <w:ind w:left="720"/>
        <w:rPr>
          <w:rFonts w:asciiTheme="minorHAnsi" w:hAnsiTheme="minorHAnsi" w:cstheme="minorHAnsi"/>
          <w:sz w:val="22"/>
          <w:szCs w:val="22"/>
        </w:rPr>
      </w:pPr>
      <w:ins w:id="295" w:author="Bobby Fetting" w:date="2026-02-24T07:20:00Z" w16du:dateUtc="2026-02-24T12:20:00Z">
        <w:r>
          <w:rPr>
            <w:rFonts w:asciiTheme="minorHAnsi" w:hAnsiTheme="minorHAnsi" w:cstheme="minorHAnsi"/>
            <w:sz w:val="22"/>
            <w:szCs w:val="22"/>
          </w:rPr>
          <w:fldChar w:fldCharType="begin">
            <w:ffData>
              <w:name w:val="CriticalPathB"/>
              <w:enabled/>
              <w:calcOnExit w:val="0"/>
              <w:textInput/>
            </w:ffData>
          </w:fldChar>
        </w:r>
        <w:bookmarkStart w:id="296" w:name="CriticalPathB"/>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ins>
      <w:bookmarkEnd w:id="296"/>
    </w:p>
    <w:p w14:paraId="21301396" w14:textId="2EE381D6" w:rsidR="00A307F3" w:rsidRPr="00F65910" w:rsidRDefault="00F65910" w:rsidP="00A307F3">
      <w:pPr>
        <w:pStyle w:val="1AutoList5"/>
        <w:numPr>
          <w:ilvl w:val="3"/>
          <w:numId w:val="33"/>
        </w:numPr>
        <w:tabs>
          <w:tab w:val="clear" w:pos="720"/>
        </w:tabs>
        <w:ind w:left="720"/>
        <w:rPr>
          <w:rFonts w:asciiTheme="minorHAnsi" w:hAnsiTheme="minorHAnsi" w:cstheme="minorHAnsi"/>
          <w:sz w:val="22"/>
          <w:szCs w:val="22"/>
        </w:rPr>
      </w:pPr>
      <w:ins w:id="297" w:author="Bobby Fetting" w:date="2026-02-24T07:20:00Z" w16du:dateUtc="2026-02-24T12:20:00Z">
        <w:r>
          <w:rPr>
            <w:rFonts w:asciiTheme="minorHAnsi" w:hAnsiTheme="minorHAnsi" w:cstheme="minorHAnsi"/>
            <w:sz w:val="22"/>
            <w:szCs w:val="22"/>
          </w:rPr>
          <w:fldChar w:fldCharType="begin">
            <w:ffData>
              <w:name w:val="CriticalPathC"/>
              <w:enabled/>
              <w:calcOnExit w:val="0"/>
              <w:textInput/>
            </w:ffData>
          </w:fldChar>
        </w:r>
        <w:bookmarkStart w:id="298" w:name="CriticalPathC"/>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ins>
      <w:bookmarkEnd w:id="298"/>
    </w:p>
    <w:p w14:paraId="31B0BA37" w14:textId="008CC16C" w:rsidR="00A307F3" w:rsidRPr="00F65910" w:rsidRDefault="00F65910" w:rsidP="00A307F3">
      <w:pPr>
        <w:pStyle w:val="1AutoList5"/>
        <w:numPr>
          <w:ilvl w:val="3"/>
          <w:numId w:val="33"/>
        </w:numPr>
        <w:tabs>
          <w:tab w:val="clear" w:pos="720"/>
        </w:tabs>
        <w:ind w:left="720"/>
        <w:rPr>
          <w:rFonts w:asciiTheme="minorHAnsi" w:hAnsiTheme="minorHAnsi" w:cstheme="minorHAnsi"/>
          <w:sz w:val="22"/>
          <w:szCs w:val="22"/>
        </w:rPr>
      </w:pPr>
      <w:ins w:id="299" w:author="Bobby Fetting" w:date="2026-02-24T07:20:00Z" w16du:dateUtc="2026-02-24T12:20:00Z">
        <w:r w:rsidRPr="00F65910">
          <w:rPr>
            <w:rFonts w:asciiTheme="minorHAnsi" w:hAnsiTheme="minorHAnsi" w:cstheme="minorHAnsi"/>
            <w:sz w:val="22"/>
            <w:szCs w:val="22"/>
            <w:rPrChange w:id="300" w:author="Bobby Fetting" w:date="2026-02-24T07:21:00Z" w16du:dateUtc="2026-02-24T12:21:00Z">
              <w:rPr>
                <w:rFonts w:asciiTheme="minorHAnsi" w:hAnsiTheme="minorHAnsi" w:cstheme="minorHAnsi"/>
                <w:sz w:val="22"/>
                <w:szCs w:val="22"/>
                <w:u w:val="single"/>
              </w:rPr>
            </w:rPrChange>
          </w:rPr>
          <w:fldChar w:fldCharType="begin">
            <w:ffData>
              <w:name w:val="CriticalPathD"/>
              <w:enabled/>
              <w:calcOnExit w:val="0"/>
              <w:textInput/>
            </w:ffData>
          </w:fldChar>
        </w:r>
        <w:bookmarkStart w:id="301" w:name="CriticalPathD"/>
        <w:r w:rsidRPr="00F65910">
          <w:rPr>
            <w:rFonts w:asciiTheme="minorHAnsi" w:hAnsiTheme="minorHAnsi" w:cstheme="minorHAnsi"/>
            <w:sz w:val="22"/>
            <w:szCs w:val="22"/>
            <w:rPrChange w:id="302" w:author="Bobby Fetting" w:date="2026-02-24T07:21:00Z" w16du:dateUtc="2026-02-24T12:21:00Z">
              <w:rPr>
                <w:rFonts w:asciiTheme="minorHAnsi" w:hAnsiTheme="minorHAnsi" w:cstheme="minorHAnsi"/>
                <w:sz w:val="22"/>
                <w:szCs w:val="22"/>
                <w:u w:val="single"/>
              </w:rPr>
            </w:rPrChange>
          </w:rPr>
          <w:instrText xml:space="preserve"> FORMTEXT </w:instrText>
        </w:r>
        <w:r w:rsidRPr="00F65910">
          <w:rPr>
            <w:rFonts w:asciiTheme="minorHAnsi" w:hAnsiTheme="minorHAnsi" w:cstheme="minorHAnsi"/>
            <w:sz w:val="22"/>
            <w:szCs w:val="22"/>
            <w:rPrChange w:id="303" w:author="Bobby Fetting" w:date="2026-02-24T07:21:00Z" w16du:dateUtc="2026-02-24T12:21:00Z">
              <w:rPr>
                <w:rFonts w:asciiTheme="minorHAnsi" w:hAnsiTheme="minorHAnsi" w:cstheme="minorHAnsi"/>
                <w:sz w:val="22"/>
                <w:szCs w:val="22"/>
              </w:rPr>
            </w:rPrChange>
          </w:rPr>
        </w:r>
        <w:r w:rsidRPr="00F65910">
          <w:rPr>
            <w:rFonts w:asciiTheme="minorHAnsi" w:hAnsiTheme="minorHAnsi" w:cstheme="minorHAnsi"/>
            <w:sz w:val="22"/>
            <w:szCs w:val="22"/>
            <w:rPrChange w:id="304" w:author="Bobby Fetting" w:date="2026-02-24T07:21:00Z" w16du:dateUtc="2026-02-24T12:21:00Z">
              <w:rPr>
                <w:rFonts w:asciiTheme="minorHAnsi" w:hAnsiTheme="minorHAnsi" w:cstheme="minorHAnsi"/>
                <w:sz w:val="22"/>
                <w:szCs w:val="22"/>
                <w:u w:val="single"/>
              </w:rPr>
            </w:rPrChange>
          </w:rPr>
          <w:fldChar w:fldCharType="separate"/>
        </w:r>
        <w:r w:rsidRPr="00F65910">
          <w:rPr>
            <w:rFonts w:asciiTheme="minorHAnsi" w:hAnsiTheme="minorHAnsi" w:cstheme="minorHAnsi"/>
            <w:noProof/>
            <w:sz w:val="22"/>
            <w:szCs w:val="22"/>
            <w:rPrChange w:id="305" w:author="Bobby Fetting" w:date="2026-02-24T07:21:00Z" w16du:dateUtc="2026-02-24T12:21:00Z">
              <w:rPr>
                <w:rFonts w:asciiTheme="minorHAnsi" w:hAnsiTheme="minorHAnsi" w:cstheme="minorHAnsi"/>
                <w:noProof/>
                <w:sz w:val="22"/>
                <w:szCs w:val="22"/>
                <w:u w:val="single"/>
              </w:rPr>
            </w:rPrChange>
          </w:rPr>
          <w:t> </w:t>
        </w:r>
        <w:r w:rsidRPr="00F65910">
          <w:rPr>
            <w:rFonts w:asciiTheme="minorHAnsi" w:hAnsiTheme="minorHAnsi" w:cstheme="minorHAnsi"/>
            <w:noProof/>
            <w:sz w:val="22"/>
            <w:szCs w:val="22"/>
            <w:rPrChange w:id="306" w:author="Bobby Fetting" w:date="2026-02-24T07:21:00Z" w16du:dateUtc="2026-02-24T12:21:00Z">
              <w:rPr>
                <w:rFonts w:asciiTheme="minorHAnsi" w:hAnsiTheme="minorHAnsi" w:cstheme="minorHAnsi"/>
                <w:noProof/>
                <w:sz w:val="22"/>
                <w:szCs w:val="22"/>
                <w:u w:val="single"/>
              </w:rPr>
            </w:rPrChange>
          </w:rPr>
          <w:t> </w:t>
        </w:r>
        <w:r w:rsidRPr="00F65910">
          <w:rPr>
            <w:rFonts w:asciiTheme="minorHAnsi" w:hAnsiTheme="minorHAnsi" w:cstheme="minorHAnsi"/>
            <w:noProof/>
            <w:sz w:val="22"/>
            <w:szCs w:val="22"/>
            <w:rPrChange w:id="307" w:author="Bobby Fetting" w:date="2026-02-24T07:21:00Z" w16du:dateUtc="2026-02-24T12:21:00Z">
              <w:rPr>
                <w:rFonts w:asciiTheme="minorHAnsi" w:hAnsiTheme="minorHAnsi" w:cstheme="minorHAnsi"/>
                <w:noProof/>
                <w:sz w:val="22"/>
                <w:szCs w:val="22"/>
                <w:u w:val="single"/>
              </w:rPr>
            </w:rPrChange>
          </w:rPr>
          <w:t> </w:t>
        </w:r>
        <w:r w:rsidRPr="00F65910">
          <w:rPr>
            <w:rFonts w:asciiTheme="minorHAnsi" w:hAnsiTheme="minorHAnsi" w:cstheme="minorHAnsi"/>
            <w:noProof/>
            <w:sz w:val="22"/>
            <w:szCs w:val="22"/>
            <w:rPrChange w:id="308" w:author="Bobby Fetting" w:date="2026-02-24T07:21:00Z" w16du:dateUtc="2026-02-24T12:21:00Z">
              <w:rPr>
                <w:rFonts w:asciiTheme="minorHAnsi" w:hAnsiTheme="minorHAnsi" w:cstheme="minorHAnsi"/>
                <w:noProof/>
                <w:sz w:val="22"/>
                <w:szCs w:val="22"/>
                <w:u w:val="single"/>
              </w:rPr>
            </w:rPrChange>
          </w:rPr>
          <w:t> </w:t>
        </w:r>
        <w:r w:rsidRPr="00F65910">
          <w:rPr>
            <w:rFonts w:asciiTheme="minorHAnsi" w:hAnsiTheme="minorHAnsi" w:cstheme="minorHAnsi"/>
            <w:noProof/>
            <w:sz w:val="22"/>
            <w:szCs w:val="22"/>
            <w:rPrChange w:id="309" w:author="Bobby Fetting" w:date="2026-02-24T07:21:00Z" w16du:dateUtc="2026-02-24T12:21:00Z">
              <w:rPr>
                <w:rFonts w:asciiTheme="minorHAnsi" w:hAnsiTheme="minorHAnsi" w:cstheme="minorHAnsi"/>
                <w:noProof/>
                <w:sz w:val="22"/>
                <w:szCs w:val="22"/>
                <w:u w:val="single"/>
              </w:rPr>
            </w:rPrChange>
          </w:rPr>
          <w:t> </w:t>
        </w:r>
        <w:r w:rsidRPr="00F65910">
          <w:rPr>
            <w:rFonts w:asciiTheme="minorHAnsi" w:hAnsiTheme="minorHAnsi" w:cstheme="minorHAnsi"/>
            <w:sz w:val="22"/>
            <w:szCs w:val="22"/>
            <w:rPrChange w:id="310" w:author="Bobby Fetting" w:date="2026-02-24T07:21:00Z" w16du:dateUtc="2026-02-24T12:21:00Z">
              <w:rPr>
                <w:rFonts w:asciiTheme="minorHAnsi" w:hAnsiTheme="minorHAnsi" w:cstheme="minorHAnsi"/>
                <w:sz w:val="22"/>
                <w:szCs w:val="22"/>
                <w:u w:val="single"/>
              </w:rPr>
            </w:rPrChange>
          </w:rPr>
          <w:fldChar w:fldCharType="end"/>
        </w:r>
      </w:ins>
      <w:bookmarkEnd w:id="301"/>
    </w:p>
    <w:p w14:paraId="26D5B340" w14:textId="420E41E6" w:rsidR="00A307F3" w:rsidRPr="00F65910" w:rsidRDefault="00F65910" w:rsidP="00A307F3">
      <w:pPr>
        <w:pStyle w:val="1AutoList5"/>
        <w:numPr>
          <w:ilvl w:val="3"/>
          <w:numId w:val="33"/>
        </w:numPr>
        <w:tabs>
          <w:tab w:val="clear" w:pos="720"/>
          <w:tab w:val="clear" w:pos="2880"/>
        </w:tabs>
        <w:ind w:left="720"/>
        <w:rPr>
          <w:rFonts w:asciiTheme="minorHAnsi" w:hAnsiTheme="minorHAnsi" w:cstheme="minorHAnsi"/>
          <w:sz w:val="22"/>
          <w:szCs w:val="22"/>
        </w:rPr>
      </w:pPr>
      <w:ins w:id="311" w:author="Bobby Fetting" w:date="2026-02-24T07:21:00Z" w16du:dateUtc="2026-02-24T12:21:00Z">
        <w:r>
          <w:rPr>
            <w:rFonts w:asciiTheme="minorHAnsi" w:hAnsiTheme="minorHAnsi" w:cstheme="minorHAnsi"/>
            <w:sz w:val="22"/>
            <w:szCs w:val="22"/>
          </w:rPr>
          <w:fldChar w:fldCharType="begin">
            <w:ffData>
              <w:name w:val="CriticalPathE"/>
              <w:enabled/>
              <w:calcOnExit w:val="0"/>
              <w:textInput/>
            </w:ffData>
          </w:fldChar>
        </w:r>
        <w:bookmarkStart w:id="312" w:name="CriticalPathE"/>
        <w:r>
          <w:rPr>
            <w:rFonts w:asciiTheme="minorHAnsi" w:hAnsiTheme="minorHAnsi" w:cstheme="minorHAnsi"/>
            <w:sz w:val="22"/>
            <w:szCs w:val="22"/>
          </w:rPr>
          <w:instrText xml:space="preserve"> FORMTEXT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noProof/>
            <w:sz w:val="22"/>
            <w:szCs w:val="22"/>
          </w:rPr>
          <w:t> </w:t>
        </w:r>
        <w:r>
          <w:rPr>
            <w:rFonts w:asciiTheme="minorHAnsi" w:hAnsiTheme="minorHAnsi" w:cstheme="minorHAnsi"/>
            <w:sz w:val="22"/>
            <w:szCs w:val="22"/>
          </w:rPr>
          <w:fldChar w:fldCharType="end"/>
        </w:r>
      </w:ins>
      <w:bookmarkEnd w:id="312"/>
    </w:p>
    <w:p w14:paraId="1D7B270A" w14:textId="77777777" w:rsidR="00A307F3" w:rsidRPr="0029628B" w:rsidRDefault="00A307F3" w:rsidP="00A307F3">
      <w:pPr>
        <w:ind w:left="-360"/>
        <w:jc w:val="both"/>
        <w:rPr>
          <w:rFonts w:asciiTheme="minorHAnsi" w:hAnsiTheme="minorHAnsi" w:cstheme="minorHAnsi"/>
          <w:sz w:val="22"/>
          <w:szCs w:val="22"/>
        </w:rPr>
      </w:pPr>
    </w:p>
    <w:p w14:paraId="19728CDE" w14:textId="437783EC" w:rsidR="00582B17" w:rsidRPr="0029628B" w:rsidRDefault="00007A26">
      <w:pPr>
        <w:ind w:left="-360"/>
        <w:jc w:val="both"/>
        <w:rPr>
          <w:rFonts w:asciiTheme="minorHAnsi" w:hAnsiTheme="minorHAnsi" w:cstheme="minorHAnsi"/>
          <w:b/>
          <w:bCs/>
          <w:sz w:val="22"/>
          <w:szCs w:val="22"/>
        </w:rPr>
      </w:pPr>
      <w:r w:rsidRPr="0029628B">
        <w:rPr>
          <w:rFonts w:asciiTheme="minorHAnsi" w:hAnsiTheme="minorHAnsi" w:cstheme="minorHAnsi"/>
          <w:b/>
          <w:bCs/>
          <w:sz w:val="22"/>
          <w:szCs w:val="22"/>
          <w:u w:val="single"/>
        </w:rPr>
        <w:t>VII</w:t>
      </w:r>
      <w:r w:rsidR="00463702" w:rsidRPr="0029628B">
        <w:rPr>
          <w:rFonts w:asciiTheme="minorHAnsi" w:hAnsiTheme="minorHAnsi" w:cstheme="minorHAnsi"/>
          <w:b/>
          <w:bCs/>
          <w:sz w:val="22"/>
          <w:szCs w:val="22"/>
          <w:u w:val="single"/>
        </w:rPr>
        <w:t>. Project</w:t>
      </w:r>
      <w:r w:rsidRPr="0029628B">
        <w:rPr>
          <w:rFonts w:asciiTheme="minorHAnsi" w:hAnsiTheme="minorHAnsi" w:cstheme="minorHAnsi"/>
          <w:b/>
          <w:bCs/>
          <w:sz w:val="22"/>
          <w:szCs w:val="22"/>
          <w:u w:val="single"/>
        </w:rPr>
        <w:t xml:space="preserve"> Team Members Responsibilities</w:t>
      </w:r>
      <w:r w:rsidRPr="0029628B">
        <w:rPr>
          <w:rFonts w:asciiTheme="minorHAnsi" w:hAnsiTheme="minorHAnsi" w:cstheme="minorHAnsi"/>
          <w:b/>
          <w:bCs/>
          <w:sz w:val="22"/>
          <w:szCs w:val="22"/>
        </w:rPr>
        <w:t>:</w:t>
      </w:r>
    </w:p>
    <w:p w14:paraId="4F904CB7" w14:textId="77777777" w:rsidR="00582B17" w:rsidRPr="0029628B" w:rsidRDefault="00582B17">
      <w:pPr>
        <w:ind w:left="-360"/>
        <w:jc w:val="both"/>
        <w:rPr>
          <w:rFonts w:asciiTheme="minorHAnsi" w:hAnsiTheme="minorHAnsi" w:cstheme="minorHAnsi"/>
          <w:b/>
          <w:bCs/>
          <w:sz w:val="22"/>
          <w:szCs w:val="22"/>
        </w:rPr>
      </w:pPr>
    </w:p>
    <w:p w14:paraId="197E3F9F" w14:textId="444CC9F2" w:rsidR="00D55608" w:rsidRDefault="00D55608">
      <w:pPr>
        <w:numPr>
          <w:ilvl w:val="0"/>
          <w:numId w:val="30"/>
        </w:numPr>
        <w:tabs>
          <w:tab w:val="left" w:pos="720"/>
          <w:tab w:val="left" w:pos="1440"/>
        </w:tabs>
        <w:spacing w:after="240"/>
        <w:jc w:val="both"/>
        <w:rPr>
          <w:rFonts w:asciiTheme="minorHAnsi" w:hAnsiTheme="minorHAnsi" w:cstheme="minorHAnsi"/>
          <w:sz w:val="22"/>
          <w:szCs w:val="22"/>
        </w:rPr>
        <w:pPrChange w:id="313" w:author="Bobby Fetting" w:date="2026-02-23T07:46:00Z" w16du:dateUtc="2026-02-23T12:46:00Z">
          <w:pPr>
            <w:numPr>
              <w:numId w:val="30"/>
            </w:numPr>
            <w:tabs>
              <w:tab w:val="num" w:pos="360"/>
              <w:tab w:val="left" w:pos="720"/>
              <w:tab w:val="left" w:pos="1440"/>
            </w:tabs>
            <w:ind w:left="360" w:hanging="360"/>
            <w:jc w:val="both"/>
          </w:pPr>
        </w:pPrChange>
      </w:pPr>
      <w:r w:rsidRPr="001A53D1">
        <w:rPr>
          <w:rFonts w:asciiTheme="minorHAnsi" w:hAnsiTheme="minorHAnsi" w:cstheme="minorHAnsi"/>
          <w:sz w:val="22"/>
          <w:szCs w:val="22"/>
          <w:u w:val="single"/>
        </w:rPr>
        <w:t>All responsibilit</w:t>
      </w:r>
      <w:r w:rsidR="00D951C9" w:rsidRPr="001A53D1">
        <w:rPr>
          <w:rFonts w:asciiTheme="minorHAnsi" w:hAnsiTheme="minorHAnsi" w:cstheme="minorHAnsi"/>
          <w:sz w:val="22"/>
          <w:szCs w:val="22"/>
          <w:u w:val="single"/>
        </w:rPr>
        <w:t xml:space="preserve">y assignments that follow are to be further defined and clarified in the </w:t>
      </w:r>
      <w:r w:rsidR="00870B58" w:rsidRPr="001A53D1">
        <w:rPr>
          <w:rFonts w:asciiTheme="minorHAnsi" w:hAnsiTheme="minorHAnsi" w:cstheme="minorHAnsi"/>
          <w:sz w:val="22"/>
          <w:szCs w:val="22"/>
          <w:u w:val="single"/>
        </w:rPr>
        <w:fldChar w:fldCharType="begin"/>
      </w:r>
      <w:r w:rsidR="00870B58" w:rsidRPr="001A53D1">
        <w:rPr>
          <w:rFonts w:asciiTheme="minorHAnsi" w:hAnsiTheme="minorHAnsi" w:cstheme="minorHAnsi"/>
          <w:sz w:val="22"/>
          <w:szCs w:val="22"/>
          <w:u w:val="single"/>
        </w:rPr>
        <w:instrText>HYPERLINK "https://hedrickbrotherscom.sharepoint.com/:x:/s/HBProceduresManual/IQCNQr6zUy5bQ5Gc2-bZPz_3ASvOpPR_iJ3eT7C0vsLOnBM?e=s8FEao"</w:instrText>
      </w:r>
      <w:r w:rsidR="00870B58" w:rsidRPr="001A53D1">
        <w:rPr>
          <w:rFonts w:asciiTheme="minorHAnsi" w:hAnsiTheme="minorHAnsi" w:cstheme="minorHAnsi"/>
          <w:sz w:val="22"/>
          <w:szCs w:val="22"/>
          <w:u w:val="single"/>
        </w:rPr>
      </w:r>
      <w:r w:rsidR="00870B58" w:rsidRPr="001A53D1">
        <w:rPr>
          <w:rFonts w:asciiTheme="minorHAnsi" w:hAnsiTheme="minorHAnsi" w:cstheme="minorHAnsi"/>
          <w:sz w:val="22"/>
          <w:szCs w:val="22"/>
          <w:u w:val="single"/>
        </w:rPr>
        <w:fldChar w:fldCharType="separate"/>
      </w:r>
      <w:commentRangeStart w:id="314"/>
      <w:commentRangeStart w:id="315"/>
      <w:r w:rsidR="00D951C9" w:rsidRPr="001A53D1">
        <w:rPr>
          <w:rStyle w:val="Hyperlink"/>
          <w:rFonts w:asciiTheme="minorHAnsi" w:hAnsiTheme="minorHAnsi" w:cstheme="minorHAnsi"/>
          <w:sz w:val="22"/>
          <w:szCs w:val="22"/>
        </w:rPr>
        <w:t>Responsibility Matrix</w:t>
      </w:r>
      <w:commentRangeEnd w:id="314"/>
      <w:r w:rsidR="00D149C1" w:rsidRPr="001A53D1">
        <w:rPr>
          <w:rStyle w:val="CommentReference"/>
          <w:rFonts w:asciiTheme="minorHAnsi" w:hAnsiTheme="minorHAnsi" w:cstheme="minorHAnsi"/>
          <w:sz w:val="22"/>
          <w:szCs w:val="22"/>
          <w:u w:val="single"/>
        </w:rPr>
        <w:commentReference w:id="314"/>
      </w:r>
      <w:commentRangeEnd w:id="315"/>
      <w:r w:rsidR="00870B58" w:rsidRPr="001A53D1">
        <w:rPr>
          <w:rStyle w:val="CommentReference"/>
          <w:rFonts w:asciiTheme="minorHAnsi" w:hAnsiTheme="minorHAnsi" w:cstheme="minorHAnsi"/>
          <w:sz w:val="22"/>
          <w:szCs w:val="22"/>
          <w:u w:val="single"/>
        </w:rPr>
        <w:commentReference w:id="315"/>
      </w:r>
      <w:r w:rsidR="00870B58" w:rsidRPr="001A53D1">
        <w:rPr>
          <w:rFonts w:asciiTheme="minorHAnsi" w:hAnsiTheme="minorHAnsi" w:cstheme="minorHAnsi"/>
          <w:sz w:val="22"/>
          <w:szCs w:val="22"/>
          <w:u w:val="single"/>
        </w:rPr>
        <w:fldChar w:fldCharType="end"/>
      </w:r>
      <w:r w:rsidR="00D951C9" w:rsidRPr="001A53D1">
        <w:rPr>
          <w:rFonts w:asciiTheme="minorHAnsi" w:hAnsiTheme="minorHAnsi" w:cstheme="minorHAnsi"/>
          <w:sz w:val="22"/>
          <w:szCs w:val="22"/>
          <w:u w:val="single"/>
        </w:rPr>
        <w:t xml:space="preserve"> </w:t>
      </w:r>
      <w:r w:rsidR="00D149C1" w:rsidRPr="001A53D1">
        <w:rPr>
          <w:rFonts w:asciiTheme="minorHAnsi" w:hAnsiTheme="minorHAnsi" w:cstheme="minorHAnsi"/>
          <w:sz w:val="22"/>
          <w:szCs w:val="22"/>
          <w:u w:val="single"/>
        </w:rPr>
        <w:t>which is to be completed by the project team prior to mobilization</w:t>
      </w:r>
      <w:r w:rsidR="00D149C1">
        <w:rPr>
          <w:rFonts w:asciiTheme="minorHAnsi" w:hAnsiTheme="minorHAnsi" w:cstheme="minorHAnsi"/>
          <w:sz w:val="22"/>
          <w:szCs w:val="22"/>
        </w:rPr>
        <w:t xml:space="preserve"> and after any changes to the project staffing.</w:t>
      </w:r>
      <w:r w:rsidR="00A9073F">
        <w:rPr>
          <w:rFonts w:asciiTheme="minorHAnsi" w:hAnsiTheme="minorHAnsi" w:cstheme="minorHAnsi"/>
          <w:sz w:val="22"/>
          <w:szCs w:val="22"/>
        </w:rPr>
        <w:t xml:space="preserve"> </w:t>
      </w:r>
      <w:r w:rsidR="00DF5B2E">
        <w:rPr>
          <w:rFonts w:asciiTheme="minorHAnsi" w:hAnsiTheme="minorHAnsi" w:cstheme="minorHAnsi"/>
          <w:sz w:val="22"/>
          <w:szCs w:val="22"/>
        </w:rPr>
        <w:t xml:space="preserve">Job Descriptions can be found in BambooHR in the Files section. </w:t>
      </w:r>
      <w:r w:rsidR="00A9073F">
        <w:rPr>
          <w:rFonts w:asciiTheme="minorHAnsi" w:hAnsiTheme="minorHAnsi" w:cstheme="minorHAnsi"/>
          <w:sz w:val="22"/>
          <w:szCs w:val="22"/>
        </w:rPr>
        <w:t xml:space="preserve">Examples of </w:t>
      </w:r>
      <w:r w:rsidR="00B1585E">
        <w:rPr>
          <w:rFonts w:asciiTheme="minorHAnsi" w:hAnsiTheme="minorHAnsi" w:cstheme="minorHAnsi"/>
          <w:sz w:val="22"/>
          <w:szCs w:val="22"/>
        </w:rPr>
        <w:t>typical responsibilities are listed below:</w:t>
      </w:r>
    </w:p>
    <w:p w14:paraId="13A1A38A" w14:textId="7D7F49AD" w:rsidR="00582B17" w:rsidRPr="0029628B" w:rsidRDefault="00007A26" w:rsidP="00007A26">
      <w:pPr>
        <w:numPr>
          <w:ilvl w:val="0"/>
          <w:numId w:val="30"/>
        </w:numPr>
        <w:tabs>
          <w:tab w:val="left" w:pos="720"/>
          <w:tab w:val="left" w:pos="1440"/>
        </w:tabs>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00E83450">
        <w:rPr>
          <w:rFonts w:asciiTheme="minorHAnsi" w:hAnsiTheme="minorHAnsi" w:cstheme="minorHAnsi"/>
          <w:i/>
          <w:iCs/>
          <w:sz w:val="22"/>
          <w:szCs w:val="22"/>
        </w:rPr>
        <w:t>Project</w:t>
      </w:r>
      <w:r w:rsidR="00E83450" w:rsidRPr="0029628B">
        <w:rPr>
          <w:rFonts w:asciiTheme="minorHAnsi" w:hAnsiTheme="minorHAnsi" w:cstheme="minorHAnsi"/>
          <w:i/>
          <w:iCs/>
          <w:sz w:val="22"/>
          <w:szCs w:val="22"/>
        </w:rPr>
        <w:t xml:space="preserve"> </w:t>
      </w:r>
      <w:r w:rsidR="00A307F3">
        <w:rPr>
          <w:rFonts w:asciiTheme="minorHAnsi" w:hAnsiTheme="minorHAnsi" w:cstheme="minorHAnsi"/>
          <w:i/>
          <w:iCs/>
          <w:sz w:val="22"/>
          <w:szCs w:val="22"/>
        </w:rPr>
        <w:t>Executive</w:t>
      </w:r>
      <w:r w:rsidRPr="0029628B">
        <w:rPr>
          <w:rFonts w:asciiTheme="minorHAnsi" w:hAnsiTheme="minorHAnsi" w:cstheme="minorHAnsi"/>
          <w:sz w:val="22"/>
          <w:szCs w:val="22"/>
        </w:rPr>
        <w:t xml:space="preserve"> is to stay updated on the project progress, schedule, budget and to provide support to the Project Team.</w:t>
      </w:r>
    </w:p>
    <w:p w14:paraId="06971CD3" w14:textId="77777777" w:rsidR="00582B17" w:rsidRPr="0029628B" w:rsidRDefault="00582B17">
      <w:pPr>
        <w:ind w:left="-360"/>
        <w:jc w:val="both"/>
        <w:rPr>
          <w:rFonts w:asciiTheme="minorHAnsi" w:hAnsiTheme="minorHAnsi" w:cstheme="minorHAnsi"/>
          <w:sz w:val="22"/>
          <w:szCs w:val="22"/>
        </w:rPr>
      </w:pPr>
    </w:p>
    <w:p w14:paraId="2FEF0D14" w14:textId="68562437" w:rsidR="00903870" w:rsidRPr="00D55608" w:rsidRDefault="00007A26" w:rsidP="00D55608">
      <w:pPr>
        <w:numPr>
          <w:ilvl w:val="0"/>
          <w:numId w:val="30"/>
        </w:numPr>
        <w:tabs>
          <w:tab w:val="left" w:pos="720"/>
          <w:tab w:val="left" w:pos="1440"/>
        </w:tabs>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is </w:t>
      </w:r>
      <w:r w:rsidR="007B0078">
        <w:rPr>
          <w:rFonts w:asciiTheme="minorHAnsi" w:hAnsiTheme="minorHAnsi" w:cstheme="minorHAnsi"/>
          <w:sz w:val="22"/>
          <w:szCs w:val="22"/>
        </w:rPr>
        <w:t xml:space="preserve">summarily </w:t>
      </w:r>
      <w:r w:rsidRPr="0029628B">
        <w:rPr>
          <w:rFonts w:asciiTheme="minorHAnsi" w:hAnsiTheme="minorHAnsi" w:cstheme="minorHAnsi"/>
          <w:sz w:val="22"/>
          <w:szCs w:val="22"/>
        </w:rPr>
        <w:t>responsible for</w:t>
      </w:r>
      <w:r w:rsidR="00E83450">
        <w:rPr>
          <w:rFonts w:asciiTheme="minorHAnsi" w:hAnsiTheme="minorHAnsi" w:cstheme="minorHAnsi"/>
          <w:sz w:val="22"/>
          <w:szCs w:val="22"/>
        </w:rPr>
        <w:t>,</w:t>
      </w:r>
      <w:r w:rsidRPr="0029628B">
        <w:rPr>
          <w:rFonts w:asciiTheme="minorHAnsi" w:hAnsiTheme="minorHAnsi" w:cstheme="minorHAnsi"/>
          <w:sz w:val="22"/>
          <w:szCs w:val="22"/>
        </w:rPr>
        <w:t xml:space="preserve"> but not limited to</w:t>
      </w:r>
      <w:r w:rsidR="00E83450">
        <w:rPr>
          <w:rFonts w:asciiTheme="minorHAnsi" w:hAnsiTheme="minorHAnsi" w:cstheme="minorHAnsi"/>
          <w:sz w:val="22"/>
          <w:szCs w:val="22"/>
        </w:rPr>
        <w:t>, the following</w:t>
      </w:r>
      <w:r w:rsidRPr="0029628B">
        <w:rPr>
          <w:rFonts w:asciiTheme="minorHAnsi" w:hAnsiTheme="minorHAnsi" w:cstheme="minorHAnsi"/>
          <w:sz w:val="22"/>
          <w:szCs w:val="22"/>
        </w:rPr>
        <w:t>:</w:t>
      </w:r>
    </w:p>
    <w:p w14:paraId="2A1F701D" w14:textId="77777777" w:rsidR="00582B17" w:rsidRPr="0029628B" w:rsidRDefault="00582B17">
      <w:pPr>
        <w:ind w:left="-360"/>
        <w:jc w:val="both"/>
        <w:rPr>
          <w:rFonts w:asciiTheme="minorHAnsi" w:hAnsiTheme="minorHAnsi" w:cstheme="minorHAnsi"/>
          <w:sz w:val="22"/>
          <w:szCs w:val="22"/>
        </w:rPr>
      </w:pPr>
    </w:p>
    <w:p w14:paraId="73965FE1" w14:textId="2C7757A2" w:rsidR="00582B17" w:rsidRPr="0029628B" w:rsidRDefault="00E83450" w:rsidP="00A307F3">
      <w:pPr>
        <w:pStyle w:val="1AutoList5"/>
        <w:numPr>
          <w:ilvl w:val="0"/>
          <w:numId w:val="19"/>
        </w:numPr>
        <w:tabs>
          <w:tab w:val="clear" w:pos="720"/>
          <w:tab w:val="clear" w:pos="1800"/>
        </w:tabs>
        <w:ind w:left="720"/>
        <w:rPr>
          <w:rFonts w:asciiTheme="minorHAnsi" w:hAnsiTheme="minorHAnsi" w:cstheme="minorHAnsi"/>
          <w:sz w:val="22"/>
          <w:szCs w:val="22"/>
        </w:rPr>
      </w:pPr>
      <w:r>
        <w:rPr>
          <w:rFonts w:asciiTheme="minorHAnsi" w:hAnsiTheme="minorHAnsi" w:cstheme="minorHAnsi"/>
          <w:sz w:val="22"/>
          <w:szCs w:val="22"/>
        </w:rPr>
        <w:t>O</w:t>
      </w:r>
      <w:r w:rsidR="00007A26" w:rsidRPr="0029628B">
        <w:rPr>
          <w:rFonts w:asciiTheme="minorHAnsi" w:hAnsiTheme="minorHAnsi" w:cstheme="minorHAnsi"/>
          <w:sz w:val="22"/>
          <w:szCs w:val="22"/>
        </w:rPr>
        <w:t>verall management of the project and personnel.</w:t>
      </w:r>
    </w:p>
    <w:p w14:paraId="03F79EA7" w14:textId="3430EA30"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Communicat</w:t>
      </w:r>
      <w:r w:rsidR="00A56A09">
        <w:rPr>
          <w:rFonts w:asciiTheme="minorHAnsi" w:hAnsiTheme="minorHAnsi" w:cstheme="minorHAnsi"/>
          <w:sz w:val="22"/>
          <w:szCs w:val="22"/>
        </w:rPr>
        <w:t>ion</w:t>
      </w:r>
      <w:r w:rsidRPr="0029628B">
        <w:rPr>
          <w:rFonts w:asciiTheme="minorHAnsi" w:hAnsiTheme="minorHAnsi" w:cstheme="minorHAnsi"/>
          <w:sz w:val="22"/>
          <w:szCs w:val="22"/>
        </w:rPr>
        <w:t xml:space="preserve"> with the Owner and Architect</w:t>
      </w:r>
      <w:r w:rsidR="00870B58">
        <w:rPr>
          <w:rFonts w:asciiTheme="minorHAnsi" w:hAnsiTheme="minorHAnsi" w:cstheme="minorHAnsi"/>
          <w:sz w:val="22"/>
          <w:szCs w:val="22"/>
        </w:rPr>
        <w:t>,</w:t>
      </w:r>
      <w:r w:rsidRPr="0029628B">
        <w:rPr>
          <w:rFonts w:asciiTheme="minorHAnsi" w:hAnsiTheme="minorHAnsi" w:cstheme="minorHAnsi"/>
          <w:sz w:val="22"/>
          <w:szCs w:val="22"/>
        </w:rPr>
        <w:t xml:space="preserve"> at a minimum</w:t>
      </w:r>
      <w:r w:rsidR="00870B58">
        <w:rPr>
          <w:rFonts w:asciiTheme="minorHAnsi" w:hAnsiTheme="minorHAnsi" w:cstheme="minorHAnsi"/>
          <w:sz w:val="22"/>
          <w:szCs w:val="22"/>
        </w:rPr>
        <w:t>,</w:t>
      </w:r>
      <w:r w:rsidRPr="0029628B">
        <w:rPr>
          <w:rFonts w:asciiTheme="minorHAnsi" w:hAnsiTheme="minorHAnsi" w:cstheme="minorHAnsi"/>
          <w:sz w:val="22"/>
          <w:szCs w:val="22"/>
        </w:rPr>
        <w:t xml:space="preserve"> on a weekly basis.  This is imperative for maintaining successful working relationships.</w:t>
      </w:r>
    </w:p>
    <w:p w14:paraId="01AC5B01" w14:textId="797A96F3" w:rsidR="00582B17" w:rsidRPr="00A56A09"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commentRangeStart w:id="316"/>
      <w:commentRangeStart w:id="317"/>
      <w:r w:rsidRPr="0029628B">
        <w:rPr>
          <w:rFonts w:asciiTheme="minorHAnsi" w:hAnsiTheme="minorHAnsi" w:cstheme="minorHAnsi"/>
          <w:sz w:val="22"/>
          <w:szCs w:val="22"/>
        </w:rPr>
        <w:t xml:space="preserve">Award and </w:t>
      </w:r>
      <w:r w:rsidR="00A56A09">
        <w:rPr>
          <w:rFonts w:asciiTheme="minorHAnsi" w:hAnsiTheme="minorHAnsi" w:cstheme="minorHAnsi"/>
          <w:sz w:val="22"/>
          <w:szCs w:val="22"/>
        </w:rPr>
        <w:t>issue</w:t>
      </w:r>
      <w:r w:rsidR="00A56A09" w:rsidRPr="0029628B">
        <w:rPr>
          <w:rFonts w:asciiTheme="minorHAnsi" w:hAnsiTheme="minorHAnsi" w:cstheme="minorHAnsi"/>
          <w:sz w:val="22"/>
          <w:szCs w:val="22"/>
        </w:rPr>
        <w:t xml:space="preserve"> </w:t>
      </w:r>
      <w:r w:rsidRPr="0029628B">
        <w:rPr>
          <w:rFonts w:asciiTheme="minorHAnsi" w:hAnsiTheme="minorHAnsi" w:cstheme="minorHAnsi"/>
          <w:sz w:val="22"/>
          <w:szCs w:val="22"/>
        </w:rPr>
        <w:t>subcontracts no later than</w:t>
      </w:r>
      <w:r w:rsidR="00F65910">
        <w:rPr>
          <w:rFonts w:asciiTheme="minorHAnsi" w:hAnsiTheme="minorHAnsi" w:cstheme="minorHAnsi"/>
          <w:sz w:val="22"/>
          <w:szCs w:val="22"/>
        </w:rPr>
        <w:t xml:space="preserve"> </w:t>
      </w:r>
      <w:r w:rsidR="00F65910" w:rsidRPr="00870B58">
        <w:rPr>
          <w:rFonts w:asciiTheme="minorHAnsi" w:hAnsiTheme="minorHAnsi" w:cstheme="minorHAnsi"/>
          <w:sz w:val="22"/>
          <w:szCs w:val="22"/>
          <w:u w:val="single"/>
        </w:rPr>
        <w:fldChar w:fldCharType="begin">
          <w:ffData>
            <w:name w:val="BuyoutCompleteDate"/>
            <w:enabled/>
            <w:calcOnExit w:val="0"/>
            <w:textInput>
              <w:type w:val="date"/>
              <w:format w:val="dddd, MMMM d, yyyy"/>
            </w:textInput>
          </w:ffData>
        </w:fldChar>
      </w:r>
      <w:bookmarkStart w:id="318" w:name="BuyoutCompleteDate"/>
      <w:r w:rsidR="00F65910" w:rsidRPr="00870B58">
        <w:rPr>
          <w:rFonts w:asciiTheme="minorHAnsi" w:hAnsiTheme="minorHAnsi" w:cstheme="minorHAnsi"/>
          <w:sz w:val="22"/>
          <w:szCs w:val="22"/>
          <w:u w:val="single"/>
        </w:rPr>
        <w:instrText xml:space="preserve"> FORMTEXT </w:instrText>
      </w:r>
      <w:r w:rsidR="00F65910" w:rsidRPr="00870B58">
        <w:rPr>
          <w:rFonts w:asciiTheme="minorHAnsi" w:hAnsiTheme="minorHAnsi" w:cstheme="minorHAnsi"/>
          <w:sz w:val="22"/>
          <w:szCs w:val="22"/>
          <w:u w:val="single"/>
        </w:rPr>
      </w:r>
      <w:r w:rsidR="00F65910" w:rsidRPr="00870B58">
        <w:rPr>
          <w:rFonts w:asciiTheme="minorHAnsi" w:hAnsiTheme="minorHAnsi" w:cstheme="minorHAnsi"/>
          <w:sz w:val="22"/>
          <w:szCs w:val="22"/>
          <w:u w:val="single"/>
        </w:rPr>
        <w:fldChar w:fldCharType="separate"/>
      </w:r>
      <w:r w:rsidR="00F65910" w:rsidRPr="00870B58">
        <w:rPr>
          <w:rFonts w:asciiTheme="minorHAnsi" w:hAnsiTheme="minorHAnsi" w:cstheme="minorHAnsi"/>
          <w:noProof/>
          <w:sz w:val="22"/>
          <w:szCs w:val="22"/>
          <w:u w:val="single"/>
        </w:rPr>
        <w:t> </w:t>
      </w:r>
      <w:r w:rsidR="00F65910" w:rsidRPr="00870B58">
        <w:rPr>
          <w:rFonts w:asciiTheme="minorHAnsi" w:hAnsiTheme="minorHAnsi" w:cstheme="minorHAnsi"/>
          <w:noProof/>
          <w:sz w:val="22"/>
          <w:szCs w:val="22"/>
          <w:u w:val="single"/>
        </w:rPr>
        <w:t> </w:t>
      </w:r>
      <w:r w:rsidR="00F65910" w:rsidRPr="00870B58">
        <w:rPr>
          <w:rFonts w:asciiTheme="minorHAnsi" w:hAnsiTheme="minorHAnsi" w:cstheme="minorHAnsi"/>
          <w:noProof/>
          <w:sz w:val="22"/>
          <w:szCs w:val="22"/>
          <w:u w:val="single"/>
        </w:rPr>
        <w:t> </w:t>
      </w:r>
      <w:r w:rsidR="00F65910" w:rsidRPr="00870B58">
        <w:rPr>
          <w:rFonts w:asciiTheme="minorHAnsi" w:hAnsiTheme="minorHAnsi" w:cstheme="minorHAnsi"/>
          <w:noProof/>
          <w:sz w:val="22"/>
          <w:szCs w:val="22"/>
          <w:u w:val="single"/>
        </w:rPr>
        <w:t> </w:t>
      </w:r>
      <w:r w:rsidR="00F65910" w:rsidRPr="00870B58">
        <w:rPr>
          <w:rFonts w:asciiTheme="minorHAnsi" w:hAnsiTheme="minorHAnsi" w:cstheme="minorHAnsi"/>
          <w:noProof/>
          <w:sz w:val="22"/>
          <w:szCs w:val="22"/>
          <w:u w:val="single"/>
        </w:rPr>
        <w:t> </w:t>
      </w:r>
      <w:r w:rsidR="00F65910" w:rsidRPr="00870B58">
        <w:rPr>
          <w:rFonts w:asciiTheme="minorHAnsi" w:hAnsiTheme="minorHAnsi" w:cstheme="minorHAnsi"/>
          <w:sz w:val="22"/>
          <w:szCs w:val="22"/>
          <w:u w:val="single"/>
        </w:rPr>
        <w:fldChar w:fldCharType="end"/>
      </w:r>
      <w:bookmarkEnd w:id="318"/>
      <w:r w:rsidR="00A56A09" w:rsidRPr="00870B58">
        <w:rPr>
          <w:rFonts w:asciiTheme="minorHAnsi" w:hAnsiTheme="minorHAnsi" w:cstheme="minorHAnsi"/>
          <w:sz w:val="22"/>
          <w:szCs w:val="22"/>
          <w:u w:val="single"/>
        </w:rPr>
        <w:t xml:space="preserve"> </w:t>
      </w:r>
      <w:r w:rsidR="00AB0AD1" w:rsidRPr="00870B58">
        <w:rPr>
          <w:rFonts w:asciiTheme="minorHAnsi" w:hAnsiTheme="minorHAnsi" w:cstheme="minorHAnsi"/>
          <w:sz w:val="22"/>
          <w:szCs w:val="22"/>
          <w:u w:val="single"/>
        </w:rPr>
        <w:t>(</w:t>
      </w:r>
      <w:r w:rsidR="00AB0AD1">
        <w:rPr>
          <w:rFonts w:asciiTheme="minorHAnsi" w:hAnsiTheme="minorHAnsi" w:cstheme="minorHAnsi"/>
          <w:sz w:val="22"/>
          <w:szCs w:val="22"/>
        </w:rPr>
        <w:t>60 days post-mobilization)</w:t>
      </w:r>
      <w:commentRangeEnd w:id="316"/>
      <w:r w:rsidR="00F05AEE">
        <w:rPr>
          <w:rStyle w:val="CommentReference"/>
          <w:rFonts w:asciiTheme="minorHAnsi" w:hAnsiTheme="minorHAnsi" w:cstheme="minorHAnsi"/>
          <w:sz w:val="22"/>
          <w:szCs w:val="22"/>
        </w:rPr>
        <w:commentReference w:id="316"/>
      </w:r>
      <w:commentRangeEnd w:id="317"/>
      <w:r w:rsidR="004413A3">
        <w:rPr>
          <w:rStyle w:val="CommentReference"/>
          <w:rFonts w:asciiTheme="minorHAnsi" w:hAnsiTheme="minorHAnsi" w:cstheme="minorHAnsi"/>
          <w:sz w:val="22"/>
          <w:szCs w:val="22"/>
        </w:rPr>
        <w:commentReference w:id="317"/>
      </w:r>
      <w:r w:rsidR="003D7309">
        <w:rPr>
          <w:rFonts w:asciiTheme="minorHAnsi" w:hAnsiTheme="minorHAnsi" w:cstheme="minorHAnsi"/>
          <w:sz w:val="22"/>
          <w:szCs w:val="22"/>
        </w:rPr>
        <w:t xml:space="preserve">, following the </w:t>
      </w:r>
      <w:hyperlink r:id="rId19" w:history="1">
        <w:r w:rsidR="003D7309" w:rsidRPr="003D7309">
          <w:rPr>
            <w:rStyle w:val="Hyperlink"/>
            <w:rFonts w:asciiTheme="minorHAnsi" w:hAnsiTheme="minorHAnsi" w:cstheme="minorHAnsi"/>
            <w:sz w:val="22"/>
            <w:szCs w:val="22"/>
          </w:rPr>
          <w:t>Subcontractor Buyout Process.</w:t>
        </w:r>
      </w:hyperlink>
    </w:p>
    <w:p w14:paraId="4F4510C2" w14:textId="540C739C"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Schedule Pre-Construction Meeting and Weekly Job Site Meetings</w:t>
      </w:r>
      <w:r w:rsidR="004413A3">
        <w:rPr>
          <w:rFonts w:asciiTheme="minorHAnsi" w:hAnsiTheme="minorHAnsi" w:cstheme="minorHAnsi"/>
          <w:sz w:val="22"/>
          <w:szCs w:val="22"/>
        </w:rPr>
        <w:t>.</w:t>
      </w:r>
    </w:p>
    <w:p w14:paraId="3504AF51" w14:textId="5F82C4AA" w:rsidR="00582B17" w:rsidRPr="0029628B" w:rsidRDefault="00222063"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Draft, issu</w:t>
      </w:r>
      <w:r w:rsidR="004413A3">
        <w:rPr>
          <w:rFonts w:asciiTheme="minorHAnsi" w:hAnsiTheme="minorHAnsi" w:cstheme="minorHAnsi"/>
          <w:sz w:val="22"/>
          <w:szCs w:val="22"/>
        </w:rPr>
        <w:t>e</w:t>
      </w:r>
      <w:r>
        <w:rPr>
          <w:rFonts w:asciiTheme="minorHAnsi" w:hAnsiTheme="minorHAnsi" w:cstheme="minorHAnsi"/>
          <w:sz w:val="22"/>
          <w:szCs w:val="22"/>
        </w:rPr>
        <w:t>, track, and distribut</w:t>
      </w:r>
      <w:r w:rsidR="004413A3">
        <w:rPr>
          <w:rFonts w:asciiTheme="minorHAnsi" w:hAnsiTheme="minorHAnsi" w:cstheme="minorHAnsi"/>
          <w:sz w:val="22"/>
          <w:szCs w:val="22"/>
        </w:rPr>
        <w:t>e</w:t>
      </w:r>
      <w:r>
        <w:rPr>
          <w:rFonts w:asciiTheme="minorHAnsi" w:hAnsiTheme="minorHAnsi" w:cstheme="minorHAnsi"/>
          <w:sz w:val="22"/>
          <w:szCs w:val="22"/>
        </w:rPr>
        <w:t xml:space="preserve"> </w:t>
      </w:r>
      <w:r w:rsidR="00007A26" w:rsidRPr="0029628B">
        <w:rPr>
          <w:rFonts w:asciiTheme="minorHAnsi" w:hAnsiTheme="minorHAnsi" w:cstheme="minorHAnsi"/>
          <w:sz w:val="22"/>
          <w:szCs w:val="22"/>
        </w:rPr>
        <w:t>Request</w:t>
      </w:r>
      <w:r>
        <w:rPr>
          <w:rFonts w:asciiTheme="minorHAnsi" w:hAnsiTheme="minorHAnsi" w:cstheme="minorHAnsi"/>
          <w:sz w:val="22"/>
          <w:szCs w:val="22"/>
        </w:rPr>
        <w:t>s</w:t>
      </w:r>
      <w:r w:rsidR="00007A26" w:rsidRPr="0029628B">
        <w:rPr>
          <w:rFonts w:asciiTheme="minorHAnsi" w:hAnsiTheme="minorHAnsi" w:cstheme="minorHAnsi"/>
          <w:sz w:val="22"/>
          <w:szCs w:val="22"/>
        </w:rPr>
        <w:t xml:space="preserve"> For Information (RFI’s).</w:t>
      </w:r>
    </w:p>
    <w:p w14:paraId="35335BF2" w14:textId="6A3BA95C"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Cost Code all Invoices and approve </w:t>
      </w:r>
      <w:r w:rsidR="004413A3" w:rsidRPr="0029628B">
        <w:rPr>
          <w:rFonts w:asciiTheme="minorHAnsi" w:hAnsiTheme="minorHAnsi" w:cstheme="minorHAnsi"/>
          <w:sz w:val="22"/>
          <w:szCs w:val="22"/>
        </w:rPr>
        <w:t>timecards</w:t>
      </w:r>
      <w:r w:rsidRPr="0029628B">
        <w:rPr>
          <w:rFonts w:asciiTheme="minorHAnsi" w:hAnsiTheme="minorHAnsi" w:cstheme="minorHAnsi"/>
          <w:sz w:val="22"/>
          <w:szCs w:val="22"/>
        </w:rPr>
        <w:t>.</w:t>
      </w:r>
    </w:p>
    <w:p w14:paraId="3E17FD3C" w14:textId="77777777"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Resolve conflicts both with the Project Team and field related issues.</w:t>
      </w:r>
    </w:p>
    <w:p w14:paraId="73A01C53" w14:textId="0DDD172D"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Be available to the Architect, Owner</w:t>
      </w:r>
      <w:r w:rsidR="004413A3">
        <w:rPr>
          <w:rFonts w:asciiTheme="minorHAnsi" w:hAnsiTheme="minorHAnsi" w:cstheme="minorHAnsi"/>
          <w:sz w:val="22"/>
          <w:szCs w:val="22"/>
        </w:rPr>
        <w:t>,</w:t>
      </w:r>
      <w:r w:rsidRPr="0029628B">
        <w:rPr>
          <w:rFonts w:asciiTheme="minorHAnsi" w:hAnsiTheme="minorHAnsi" w:cstheme="minorHAnsi"/>
          <w:sz w:val="22"/>
          <w:szCs w:val="22"/>
        </w:rPr>
        <w:t xml:space="preserve"> and Project Superintendent at all times.</w:t>
      </w:r>
    </w:p>
    <w:p w14:paraId="59EC992A" w14:textId="77777777"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Review and approve Pay Request.</w:t>
      </w:r>
    </w:p>
    <w:p w14:paraId="4DBB337C" w14:textId="42C317FD" w:rsidR="00582B17" w:rsidRPr="0029628B" w:rsidRDefault="00007A26"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Submit Pay Request to Owner/Architect and resolve any conflicts to ensure time</w:t>
      </w:r>
      <w:r w:rsidR="00C27493">
        <w:rPr>
          <w:rFonts w:asciiTheme="minorHAnsi" w:hAnsiTheme="minorHAnsi" w:cstheme="minorHAnsi"/>
          <w:sz w:val="22"/>
          <w:szCs w:val="22"/>
        </w:rPr>
        <w:t>ly payment</w:t>
      </w:r>
      <w:r w:rsidRPr="0029628B">
        <w:rPr>
          <w:rFonts w:asciiTheme="minorHAnsi" w:hAnsiTheme="minorHAnsi" w:cstheme="minorHAnsi"/>
          <w:sz w:val="22"/>
          <w:szCs w:val="22"/>
        </w:rPr>
        <w:t>.</w:t>
      </w:r>
    </w:p>
    <w:p w14:paraId="78F17343" w14:textId="77777777" w:rsidR="00255431" w:rsidRDefault="00007A26" w:rsidP="00255431">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Review Budget with Project Team monthly.</w:t>
      </w:r>
    </w:p>
    <w:p w14:paraId="5142155F" w14:textId="59FC8AEB" w:rsidR="00255431" w:rsidRPr="003A5484" w:rsidRDefault="00255431" w:rsidP="00A307F3">
      <w:pPr>
        <w:pStyle w:val="1AutoList5"/>
        <w:numPr>
          <w:ilvl w:val="0"/>
          <w:numId w:val="19"/>
        </w:numPr>
        <w:tabs>
          <w:tab w:val="clear" w:pos="720"/>
          <w:tab w:val="clear" w:pos="1800"/>
          <w:tab w:val="num" w:pos="1440"/>
          <w:tab w:val="left" w:pos="1530"/>
        </w:tabs>
        <w:ind w:left="720"/>
        <w:rPr>
          <w:rFonts w:ascii="Calibri" w:hAnsi="Calibri" w:cs="Calibri"/>
        </w:rPr>
      </w:pPr>
      <w:r w:rsidRPr="003A5484">
        <w:rPr>
          <w:rFonts w:ascii="Calibri" w:hAnsi="Calibri" w:cs="Calibri"/>
          <w:sz w:val="22"/>
          <w:szCs w:val="22"/>
        </w:rPr>
        <w:t>Prepare, maintain, and submit a monthly financial forecasting report reflecting current project cost, revenue, cash flow, risk, etc. as required by the current SOP.</w:t>
      </w:r>
    </w:p>
    <w:p w14:paraId="5EAB1E99" w14:textId="277DCC89" w:rsidR="00582B17" w:rsidRPr="0029628B"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Prepare and submit weekly reports</w:t>
      </w:r>
      <w:r w:rsidR="00F81965">
        <w:rPr>
          <w:rFonts w:asciiTheme="minorHAnsi" w:hAnsiTheme="minorHAnsi" w:cstheme="minorHAnsi"/>
          <w:sz w:val="22"/>
          <w:szCs w:val="22"/>
        </w:rPr>
        <w:t>/ update</w:t>
      </w:r>
      <w:r w:rsidRPr="0029628B">
        <w:rPr>
          <w:rFonts w:asciiTheme="minorHAnsi" w:hAnsiTheme="minorHAnsi" w:cstheme="minorHAnsi"/>
          <w:sz w:val="22"/>
          <w:szCs w:val="22"/>
        </w:rPr>
        <w:t xml:space="preserve"> to the </w:t>
      </w:r>
      <w:r w:rsidR="00784A00">
        <w:rPr>
          <w:rFonts w:asciiTheme="minorHAnsi" w:hAnsiTheme="minorHAnsi" w:cstheme="minorHAnsi"/>
          <w:sz w:val="22"/>
          <w:szCs w:val="22"/>
        </w:rPr>
        <w:t>Project Executive prior to the weekly Ops Meeting</w:t>
      </w:r>
      <w:r w:rsidRPr="0029628B">
        <w:rPr>
          <w:rFonts w:asciiTheme="minorHAnsi" w:hAnsiTheme="minorHAnsi" w:cstheme="minorHAnsi"/>
          <w:sz w:val="22"/>
          <w:szCs w:val="22"/>
        </w:rPr>
        <w:t>.</w:t>
      </w:r>
    </w:p>
    <w:p w14:paraId="2702D5A3" w14:textId="43EC90F6" w:rsidR="00582B17" w:rsidRPr="0029628B" w:rsidRDefault="00784A00" w:rsidP="00A307F3">
      <w:pPr>
        <w:pStyle w:val="1AutoList5"/>
        <w:numPr>
          <w:ilvl w:val="0"/>
          <w:numId w:val="19"/>
        </w:numPr>
        <w:tabs>
          <w:tab w:val="clear" w:pos="720"/>
          <w:tab w:val="clear" w:pos="180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Maintain</w:t>
      </w:r>
      <w:r w:rsidRPr="0029628B">
        <w:rPr>
          <w:rFonts w:asciiTheme="minorHAnsi" w:hAnsiTheme="minorHAnsi" w:cstheme="minorHAnsi"/>
          <w:sz w:val="22"/>
          <w:szCs w:val="22"/>
        </w:rPr>
        <w:t xml:space="preserve"> </w:t>
      </w:r>
      <w:r w:rsidR="00007A26" w:rsidRPr="0029628B">
        <w:rPr>
          <w:rFonts w:asciiTheme="minorHAnsi" w:hAnsiTheme="minorHAnsi" w:cstheme="minorHAnsi"/>
          <w:sz w:val="22"/>
          <w:szCs w:val="22"/>
        </w:rPr>
        <w:t>Schedule</w:t>
      </w:r>
      <w:r>
        <w:rPr>
          <w:rFonts w:asciiTheme="minorHAnsi" w:hAnsiTheme="minorHAnsi" w:cstheme="minorHAnsi"/>
          <w:sz w:val="22"/>
          <w:szCs w:val="22"/>
        </w:rPr>
        <w:t xml:space="preserve"> in accordance with </w:t>
      </w:r>
      <w:r w:rsidR="007745A1">
        <w:rPr>
          <w:rFonts w:asciiTheme="minorHAnsi" w:hAnsiTheme="minorHAnsi" w:cstheme="minorHAnsi"/>
          <w:sz w:val="22"/>
          <w:szCs w:val="22"/>
        </w:rPr>
        <w:t>the current SOP</w:t>
      </w:r>
      <w:r w:rsidR="00007A26" w:rsidRPr="0029628B">
        <w:rPr>
          <w:rFonts w:asciiTheme="minorHAnsi" w:hAnsiTheme="minorHAnsi" w:cstheme="minorHAnsi"/>
          <w:sz w:val="22"/>
          <w:szCs w:val="22"/>
        </w:rPr>
        <w:t>.</w:t>
      </w:r>
    </w:p>
    <w:p w14:paraId="3C330370" w14:textId="77777777" w:rsidR="00160F4C" w:rsidRDefault="00007A26" w:rsidP="00160F4C">
      <w:pPr>
        <w:pStyle w:val="1AutoList5"/>
        <w:numPr>
          <w:ilvl w:val="0"/>
          <w:numId w:val="19"/>
        </w:numPr>
        <w:tabs>
          <w:tab w:val="clear" w:pos="720"/>
          <w:tab w:val="clear" w:pos="1800"/>
        </w:tabs>
        <w:ind w:left="720"/>
        <w:rPr>
          <w:rFonts w:asciiTheme="minorHAnsi" w:hAnsiTheme="minorHAnsi" w:cstheme="minorHAnsi"/>
          <w:sz w:val="22"/>
          <w:szCs w:val="22"/>
        </w:rPr>
      </w:pPr>
      <w:r w:rsidRPr="0029628B">
        <w:rPr>
          <w:rFonts w:asciiTheme="minorHAnsi" w:hAnsiTheme="minorHAnsi" w:cstheme="minorHAnsi"/>
          <w:sz w:val="22"/>
          <w:szCs w:val="22"/>
        </w:rPr>
        <w:t>Review and approve shop drawings</w:t>
      </w:r>
      <w:r w:rsidR="007745A1">
        <w:rPr>
          <w:rFonts w:asciiTheme="minorHAnsi" w:hAnsiTheme="minorHAnsi" w:cstheme="minorHAnsi"/>
          <w:sz w:val="22"/>
          <w:szCs w:val="22"/>
        </w:rPr>
        <w:t xml:space="preserve"> and submittals</w:t>
      </w:r>
      <w:r w:rsidRPr="0029628B">
        <w:rPr>
          <w:rFonts w:asciiTheme="minorHAnsi" w:hAnsiTheme="minorHAnsi" w:cstheme="minorHAnsi"/>
          <w:sz w:val="22"/>
          <w:szCs w:val="22"/>
        </w:rPr>
        <w:t>.</w:t>
      </w:r>
    </w:p>
    <w:p w14:paraId="7402BC25" w14:textId="0C17AF91" w:rsidR="00160F4C" w:rsidRPr="00F26CC7" w:rsidRDefault="00160F4C" w:rsidP="00160F4C">
      <w:pPr>
        <w:pStyle w:val="1AutoList5"/>
        <w:numPr>
          <w:ilvl w:val="0"/>
          <w:numId w:val="19"/>
        </w:numPr>
        <w:tabs>
          <w:tab w:val="clear" w:pos="720"/>
          <w:tab w:val="clear" w:pos="1800"/>
        </w:tabs>
        <w:ind w:left="720"/>
        <w:rPr>
          <w:rFonts w:asciiTheme="minorHAnsi" w:hAnsiTheme="minorHAnsi" w:cstheme="minorHAnsi"/>
        </w:rPr>
      </w:pPr>
      <w:r w:rsidRPr="00F26CC7">
        <w:rPr>
          <w:rFonts w:asciiTheme="minorHAnsi" w:hAnsiTheme="minorHAnsi" w:cstheme="minorHAnsi"/>
          <w:sz w:val="22"/>
          <w:szCs w:val="22"/>
        </w:rPr>
        <w:t>Validate, negotiate, and process Change Orders with the Owner, Architect, and Subcontractors, ensuring alignment with contract terms, scope, schedule, and budget.</w:t>
      </w:r>
    </w:p>
    <w:p w14:paraId="5DD8F60E" w14:textId="77777777" w:rsidR="00112B0B" w:rsidRDefault="00112B0B" w:rsidP="00112B0B">
      <w:pPr>
        <w:pStyle w:val="1AutoList5"/>
        <w:tabs>
          <w:tab w:val="clear" w:pos="720"/>
        </w:tabs>
        <w:rPr>
          <w:rFonts w:ascii="Segoe UI" w:hAnsi="Segoe UI" w:cs="Segoe UI"/>
          <w:sz w:val="21"/>
          <w:szCs w:val="21"/>
        </w:rPr>
      </w:pPr>
    </w:p>
    <w:p w14:paraId="510500EB" w14:textId="3FDB751C" w:rsidR="00582B17" w:rsidRPr="0029628B" w:rsidRDefault="00007A26" w:rsidP="00007A26">
      <w:pPr>
        <w:pStyle w:val="1AutoList5"/>
        <w:numPr>
          <w:ilvl w:val="0"/>
          <w:numId w:val="4"/>
        </w:numPr>
        <w:tabs>
          <w:tab w:val="left" w:pos="1440"/>
        </w:tabs>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Assistant</w:t>
      </w:r>
      <w:r w:rsidRPr="0029628B">
        <w:rPr>
          <w:rFonts w:asciiTheme="minorHAnsi" w:hAnsiTheme="minorHAnsi" w:cstheme="minorHAnsi"/>
          <w:sz w:val="22"/>
          <w:szCs w:val="22"/>
        </w:rPr>
        <w:t xml:space="preserve"> </w:t>
      </w:r>
      <w:r w:rsidRPr="0029628B">
        <w:rPr>
          <w:rFonts w:asciiTheme="minorHAnsi" w:hAnsiTheme="minorHAnsi" w:cstheme="minorHAnsi"/>
          <w:i/>
          <w:iCs/>
          <w:sz w:val="22"/>
          <w:szCs w:val="22"/>
        </w:rPr>
        <w:t>Project Manager</w:t>
      </w:r>
      <w:r w:rsidR="00A307F3">
        <w:rPr>
          <w:rFonts w:asciiTheme="minorHAnsi" w:hAnsiTheme="minorHAnsi" w:cstheme="minorHAnsi"/>
          <w:i/>
          <w:iCs/>
          <w:sz w:val="22"/>
          <w:szCs w:val="22"/>
        </w:rPr>
        <w:t xml:space="preserve"> </w:t>
      </w:r>
      <w:r w:rsidR="00A307F3" w:rsidRPr="00A307F3">
        <w:rPr>
          <w:rFonts w:asciiTheme="minorHAnsi" w:hAnsiTheme="minorHAnsi" w:cstheme="minorHAnsi"/>
          <w:iCs/>
          <w:sz w:val="22"/>
          <w:szCs w:val="22"/>
        </w:rPr>
        <w:t>or</w:t>
      </w:r>
      <w:r w:rsidR="00A307F3">
        <w:rPr>
          <w:rFonts w:asciiTheme="minorHAnsi" w:hAnsiTheme="minorHAnsi" w:cstheme="minorHAnsi"/>
          <w:i/>
          <w:iCs/>
          <w:sz w:val="22"/>
          <w:szCs w:val="22"/>
        </w:rPr>
        <w:t xml:space="preserve"> Project Administrator</w:t>
      </w:r>
      <w:r w:rsidRPr="0029628B">
        <w:rPr>
          <w:rFonts w:asciiTheme="minorHAnsi" w:hAnsiTheme="minorHAnsi" w:cstheme="minorHAnsi"/>
          <w:sz w:val="22"/>
          <w:szCs w:val="22"/>
        </w:rPr>
        <w:t xml:space="preserve"> is responsible for</w:t>
      </w:r>
      <w:r w:rsidR="00112B0B">
        <w:rPr>
          <w:rFonts w:asciiTheme="minorHAnsi" w:hAnsiTheme="minorHAnsi" w:cstheme="minorHAnsi"/>
          <w:sz w:val="22"/>
          <w:szCs w:val="22"/>
        </w:rPr>
        <w:t>,</w:t>
      </w:r>
      <w:r w:rsidRPr="0029628B">
        <w:rPr>
          <w:rFonts w:asciiTheme="minorHAnsi" w:hAnsiTheme="minorHAnsi" w:cstheme="minorHAnsi"/>
          <w:sz w:val="22"/>
          <w:szCs w:val="22"/>
        </w:rPr>
        <w:t xml:space="preserve"> but not limited to:</w:t>
      </w:r>
    </w:p>
    <w:p w14:paraId="5F96A722" w14:textId="77777777" w:rsidR="00582B17" w:rsidRPr="0029628B" w:rsidRDefault="00582B17">
      <w:pPr>
        <w:ind w:left="-360"/>
        <w:jc w:val="both"/>
        <w:rPr>
          <w:rFonts w:asciiTheme="minorHAnsi" w:hAnsiTheme="minorHAnsi" w:cstheme="minorHAnsi"/>
          <w:sz w:val="22"/>
          <w:szCs w:val="22"/>
        </w:rPr>
      </w:pPr>
    </w:p>
    <w:p w14:paraId="78CF0732" w14:textId="787EF3D0" w:rsidR="00582B17" w:rsidRPr="0029628B"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Prepare all meeting minutes</w:t>
      </w:r>
      <w:r w:rsidR="0025566E">
        <w:rPr>
          <w:rFonts w:asciiTheme="minorHAnsi" w:hAnsiTheme="minorHAnsi" w:cstheme="minorHAnsi"/>
          <w:sz w:val="22"/>
          <w:szCs w:val="22"/>
        </w:rPr>
        <w:t xml:space="preserve"> and </w:t>
      </w:r>
      <w:r w:rsidR="00F26CC7">
        <w:rPr>
          <w:rFonts w:asciiTheme="minorHAnsi" w:hAnsiTheme="minorHAnsi" w:cstheme="minorHAnsi"/>
          <w:sz w:val="22"/>
          <w:szCs w:val="22"/>
        </w:rPr>
        <w:t>submit them</w:t>
      </w:r>
      <w:r w:rsidR="0025566E">
        <w:rPr>
          <w:rFonts w:asciiTheme="minorHAnsi" w:hAnsiTheme="minorHAnsi" w:cstheme="minorHAnsi"/>
          <w:sz w:val="22"/>
          <w:szCs w:val="22"/>
        </w:rPr>
        <w:t xml:space="preserve"> to Project Manager for review and distribut</w:t>
      </w:r>
      <w:r w:rsidR="00112B0B">
        <w:rPr>
          <w:rFonts w:asciiTheme="minorHAnsi" w:hAnsiTheme="minorHAnsi" w:cstheme="minorHAnsi"/>
          <w:sz w:val="22"/>
          <w:szCs w:val="22"/>
        </w:rPr>
        <w:t>ion</w:t>
      </w:r>
      <w:r w:rsidR="0025566E">
        <w:rPr>
          <w:rFonts w:asciiTheme="minorHAnsi" w:hAnsiTheme="minorHAnsi" w:cstheme="minorHAnsi"/>
          <w:sz w:val="22"/>
          <w:szCs w:val="22"/>
        </w:rPr>
        <w:t xml:space="preserve"> following approval</w:t>
      </w:r>
      <w:r w:rsidRPr="0029628B">
        <w:rPr>
          <w:rFonts w:asciiTheme="minorHAnsi" w:hAnsiTheme="minorHAnsi" w:cstheme="minorHAnsi"/>
          <w:sz w:val="22"/>
          <w:szCs w:val="22"/>
        </w:rPr>
        <w:t>.</w:t>
      </w:r>
    </w:p>
    <w:p w14:paraId="0CD96F1A" w14:textId="5C847373" w:rsidR="00582B17"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Process shop drawings, submittals</w:t>
      </w:r>
      <w:r w:rsidR="003C4461">
        <w:rPr>
          <w:rFonts w:asciiTheme="minorHAnsi" w:hAnsiTheme="minorHAnsi" w:cstheme="minorHAnsi"/>
          <w:sz w:val="22"/>
          <w:szCs w:val="22"/>
        </w:rPr>
        <w:t>,</w:t>
      </w:r>
      <w:r w:rsidRPr="0029628B">
        <w:rPr>
          <w:rFonts w:asciiTheme="minorHAnsi" w:hAnsiTheme="minorHAnsi" w:cstheme="minorHAnsi"/>
          <w:sz w:val="22"/>
          <w:szCs w:val="22"/>
        </w:rPr>
        <w:t xml:space="preserve"> and </w:t>
      </w:r>
      <w:r w:rsidR="0025566E">
        <w:rPr>
          <w:rFonts w:asciiTheme="minorHAnsi" w:hAnsiTheme="minorHAnsi" w:cstheme="minorHAnsi"/>
          <w:sz w:val="22"/>
          <w:szCs w:val="22"/>
        </w:rPr>
        <w:t>RFI’s</w:t>
      </w:r>
      <w:r w:rsidRPr="0029628B">
        <w:rPr>
          <w:rFonts w:asciiTheme="minorHAnsi" w:hAnsiTheme="minorHAnsi" w:cstheme="minorHAnsi"/>
          <w:sz w:val="22"/>
          <w:szCs w:val="22"/>
        </w:rPr>
        <w:t>.</w:t>
      </w:r>
    </w:p>
    <w:p w14:paraId="5E6E1061" w14:textId="77777777" w:rsidR="00785CE5" w:rsidRDefault="00785CE5" w:rsidP="00785CE5">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commentRangeStart w:id="319"/>
      <w:commentRangeStart w:id="320"/>
      <w:commentRangeStart w:id="321"/>
      <w:r>
        <w:rPr>
          <w:rFonts w:asciiTheme="minorHAnsi" w:hAnsiTheme="minorHAnsi" w:cstheme="minorHAnsi"/>
          <w:sz w:val="22"/>
          <w:szCs w:val="22"/>
        </w:rPr>
        <w:t>Maintaining RFI log</w:t>
      </w:r>
    </w:p>
    <w:p w14:paraId="3F77497B" w14:textId="77777777" w:rsidR="00785CE5" w:rsidRDefault="00785CE5" w:rsidP="00785CE5">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Maintaining Submittal log.</w:t>
      </w:r>
    </w:p>
    <w:p w14:paraId="5E4AD144" w14:textId="77777777" w:rsidR="00785CE5" w:rsidRDefault="00785CE5" w:rsidP="00785CE5">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Maintaining drawings, specifications &amp; revisions.</w:t>
      </w:r>
    </w:p>
    <w:p w14:paraId="774B18E2" w14:textId="77777777" w:rsidR="00785CE5" w:rsidRDefault="00785CE5" w:rsidP="00785CE5">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Meeting agendas and minutes.</w:t>
      </w:r>
      <w:commentRangeEnd w:id="319"/>
      <w:r>
        <w:rPr>
          <w:rStyle w:val="CommentReference"/>
          <w:rFonts w:asciiTheme="minorHAnsi" w:hAnsiTheme="minorHAnsi" w:cstheme="minorHAnsi"/>
          <w:sz w:val="22"/>
          <w:szCs w:val="22"/>
        </w:rPr>
        <w:commentReference w:id="319"/>
      </w:r>
      <w:commentRangeEnd w:id="320"/>
      <w:r w:rsidR="00A96928">
        <w:rPr>
          <w:rStyle w:val="CommentReference"/>
          <w:rFonts w:asciiTheme="minorHAnsi" w:hAnsiTheme="minorHAnsi" w:cstheme="minorHAnsi"/>
          <w:sz w:val="22"/>
          <w:szCs w:val="22"/>
        </w:rPr>
        <w:commentReference w:id="320"/>
      </w:r>
      <w:commentRangeEnd w:id="321"/>
      <w:r>
        <w:rPr>
          <w:rStyle w:val="CommentReference"/>
          <w:rFonts w:asciiTheme="minorHAnsi" w:hAnsiTheme="minorHAnsi" w:cstheme="minorHAnsi"/>
          <w:sz w:val="22"/>
          <w:szCs w:val="22"/>
        </w:rPr>
        <w:commentReference w:id="321"/>
      </w:r>
    </w:p>
    <w:p w14:paraId="2B6C816A" w14:textId="0FF7EFA7" w:rsidR="0025566E" w:rsidRPr="0029628B" w:rsidRDefault="0025566E"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 xml:space="preserve">Maintain </w:t>
      </w:r>
      <w:r w:rsidR="001B3BA5">
        <w:rPr>
          <w:rFonts w:asciiTheme="minorHAnsi" w:hAnsiTheme="minorHAnsi" w:cstheme="minorHAnsi"/>
          <w:sz w:val="22"/>
          <w:szCs w:val="22"/>
        </w:rPr>
        <w:t>Buyout Log with guidance from the Project Manager.</w:t>
      </w:r>
    </w:p>
    <w:p w14:paraId="4AA2B465" w14:textId="77777777" w:rsidR="00582B17" w:rsidRPr="0029628B"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Distribute and file all project correspondence and documents.</w:t>
      </w:r>
    </w:p>
    <w:p w14:paraId="1E957A2A" w14:textId="722A327B" w:rsidR="00582B17" w:rsidRPr="0029628B" w:rsidRDefault="00097AF4"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Contribute to the project schedule maintenance</w:t>
      </w:r>
      <w:r w:rsidRPr="0029628B">
        <w:rPr>
          <w:rFonts w:asciiTheme="minorHAnsi" w:hAnsiTheme="minorHAnsi" w:cstheme="minorHAnsi"/>
          <w:sz w:val="22"/>
          <w:szCs w:val="22"/>
        </w:rPr>
        <w:t xml:space="preserve"> </w:t>
      </w:r>
      <w:r w:rsidR="00007A26" w:rsidRPr="0029628B">
        <w:rPr>
          <w:rFonts w:asciiTheme="minorHAnsi" w:hAnsiTheme="minorHAnsi" w:cstheme="minorHAnsi"/>
          <w:sz w:val="22"/>
          <w:szCs w:val="22"/>
        </w:rPr>
        <w:t xml:space="preserve">and distribute </w:t>
      </w:r>
      <w:r>
        <w:rPr>
          <w:rFonts w:asciiTheme="minorHAnsi" w:hAnsiTheme="minorHAnsi" w:cstheme="minorHAnsi"/>
          <w:sz w:val="22"/>
          <w:szCs w:val="22"/>
        </w:rPr>
        <w:t>formalized updates</w:t>
      </w:r>
      <w:r w:rsidR="00007A26" w:rsidRPr="0029628B">
        <w:rPr>
          <w:rFonts w:asciiTheme="minorHAnsi" w:hAnsiTheme="minorHAnsi" w:cstheme="minorHAnsi"/>
          <w:sz w:val="22"/>
          <w:szCs w:val="22"/>
        </w:rPr>
        <w:t>.</w:t>
      </w:r>
    </w:p>
    <w:p w14:paraId="56FBF3E3" w14:textId="77777777" w:rsidR="00582B17" w:rsidRPr="0029628B"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Collect and prepare close-out documents including maintenance manuals, guarantees, warranties, as-builts, etc.</w:t>
      </w:r>
    </w:p>
    <w:p w14:paraId="6C294B20" w14:textId="77777777" w:rsidR="00582B17" w:rsidRPr="0029628B" w:rsidRDefault="00007A26" w:rsidP="00A307F3">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commentRangeStart w:id="322"/>
      <w:commentRangeStart w:id="323"/>
      <w:r w:rsidRPr="0029628B">
        <w:rPr>
          <w:rFonts w:asciiTheme="minorHAnsi" w:hAnsiTheme="minorHAnsi" w:cstheme="minorHAnsi"/>
          <w:sz w:val="22"/>
          <w:szCs w:val="22"/>
        </w:rPr>
        <w:t>Prepare and complete documentation for completion of punch list.</w:t>
      </w:r>
      <w:commentRangeEnd w:id="322"/>
      <w:r w:rsidR="00D83043" w:rsidRPr="0029628B">
        <w:rPr>
          <w:rStyle w:val="CommentReference"/>
          <w:rFonts w:asciiTheme="minorHAnsi" w:hAnsiTheme="minorHAnsi" w:cstheme="minorHAnsi"/>
          <w:sz w:val="22"/>
          <w:szCs w:val="22"/>
        </w:rPr>
        <w:commentReference w:id="322"/>
      </w:r>
      <w:commentRangeEnd w:id="323"/>
      <w:r w:rsidR="0025586A" w:rsidRPr="0029628B">
        <w:rPr>
          <w:rStyle w:val="CommentReference"/>
          <w:rFonts w:asciiTheme="minorHAnsi" w:hAnsiTheme="minorHAnsi" w:cstheme="minorHAnsi"/>
          <w:sz w:val="22"/>
          <w:szCs w:val="22"/>
        </w:rPr>
        <w:commentReference w:id="323"/>
      </w:r>
    </w:p>
    <w:p w14:paraId="5B95CD12" w14:textId="77777777" w:rsidR="00582B17" w:rsidRPr="0029628B" w:rsidRDefault="00582B17">
      <w:pPr>
        <w:ind w:left="-360"/>
        <w:jc w:val="both"/>
        <w:rPr>
          <w:rFonts w:asciiTheme="minorHAnsi" w:hAnsiTheme="minorHAnsi" w:cstheme="minorHAnsi"/>
          <w:sz w:val="22"/>
          <w:szCs w:val="22"/>
        </w:rPr>
      </w:pPr>
    </w:p>
    <w:p w14:paraId="2F42E9C4" w14:textId="29F365F1" w:rsidR="00582B17" w:rsidRPr="0029628B" w:rsidRDefault="00007A26" w:rsidP="00007A26">
      <w:pPr>
        <w:pStyle w:val="1AutoList5"/>
        <w:numPr>
          <w:ilvl w:val="2"/>
          <w:numId w:val="4"/>
        </w:numPr>
        <w:tabs>
          <w:tab w:val="clear" w:pos="2340"/>
          <w:tab w:val="num" w:pos="360"/>
          <w:tab w:val="left" w:pos="144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is responsible for</w:t>
      </w:r>
      <w:r w:rsidR="0025586A">
        <w:rPr>
          <w:rFonts w:asciiTheme="minorHAnsi" w:hAnsiTheme="minorHAnsi" w:cstheme="minorHAnsi"/>
          <w:sz w:val="22"/>
          <w:szCs w:val="22"/>
        </w:rPr>
        <w:t>,</w:t>
      </w:r>
      <w:r w:rsidRPr="0029628B">
        <w:rPr>
          <w:rFonts w:asciiTheme="minorHAnsi" w:hAnsiTheme="minorHAnsi" w:cstheme="minorHAnsi"/>
          <w:sz w:val="22"/>
          <w:szCs w:val="22"/>
        </w:rPr>
        <w:t xml:space="preserve"> but not limited to:</w:t>
      </w:r>
    </w:p>
    <w:p w14:paraId="5220BBB2" w14:textId="77777777" w:rsidR="00582B17" w:rsidRPr="0029628B" w:rsidRDefault="00582B17">
      <w:pPr>
        <w:ind w:left="-360"/>
        <w:jc w:val="both"/>
        <w:rPr>
          <w:rFonts w:asciiTheme="minorHAnsi" w:hAnsiTheme="minorHAnsi" w:cstheme="minorHAnsi"/>
          <w:sz w:val="22"/>
          <w:szCs w:val="22"/>
        </w:rPr>
      </w:pPr>
    </w:p>
    <w:p w14:paraId="590AAFE7" w14:textId="4B85C70C" w:rsidR="00582B17" w:rsidRPr="0029628B" w:rsidRDefault="004948F9"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C</w:t>
      </w:r>
      <w:r w:rsidR="00007A26" w:rsidRPr="0029628B">
        <w:rPr>
          <w:rFonts w:asciiTheme="minorHAnsi" w:hAnsiTheme="minorHAnsi" w:cstheme="minorHAnsi"/>
          <w:sz w:val="22"/>
          <w:szCs w:val="22"/>
        </w:rPr>
        <w:t>oordinat</w:t>
      </w:r>
      <w:r>
        <w:rPr>
          <w:rFonts w:asciiTheme="minorHAnsi" w:hAnsiTheme="minorHAnsi" w:cstheme="minorHAnsi"/>
          <w:sz w:val="22"/>
          <w:szCs w:val="22"/>
        </w:rPr>
        <w:t>e</w:t>
      </w:r>
      <w:r w:rsidR="00007A26" w:rsidRPr="0029628B">
        <w:rPr>
          <w:rFonts w:asciiTheme="minorHAnsi" w:hAnsiTheme="minorHAnsi" w:cstheme="minorHAnsi"/>
          <w:sz w:val="22"/>
          <w:szCs w:val="22"/>
        </w:rPr>
        <w:t xml:space="preserve"> </w:t>
      </w:r>
      <w:r>
        <w:rPr>
          <w:rFonts w:asciiTheme="minorHAnsi" w:hAnsiTheme="minorHAnsi" w:cstheme="minorHAnsi"/>
          <w:sz w:val="22"/>
          <w:szCs w:val="22"/>
        </w:rPr>
        <w:t>all</w:t>
      </w:r>
      <w:r w:rsidR="00007A26" w:rsidRPr="0029628B">
        <w:rPr>
          <w:rFonts w:asciiTheme="minorHAnsi" w:hAnsiTheme="minorHAnsi" w:cstheme="minorHAnsi"/>
          <w:sz w:val="22"/>
          <w:szCs w:val="22"/>
        </w:rPr>
        <w:t xml:space="preserve"> </w:t>
      </w:r>
      <w:r w:rsidR="00915AC1">
        <w:rPr>
          <w:rFonts w:asciiTheme="minorHAnsi" w:hAnsiTheme="minorHAnsi" w:cstheme="minorHAnsi"/>
          <w:sz w:val="22"/>
          <w:szCs w:val="22"/>
        </w:rPr>
        <w:t>subcontractor</w:t>
      </w:r>
      <w:r w:rsidR="00D83043">
        <w:rPr>
          <w:rFonts w:asciiTheme="minorHAnsi" w:hAnsiTheme="minorHAnsi" w:cstheme="minorHAnsi"/>
          <w:sz w:val="22"/>
          <w:szCs w:val="22"/>
        </w:rPr>
        <w:t xml:space="preserve"> field activity</w:t>
      </w:r>
      <w:r w:rsidR="00007A26" w:rsidRPr="0029628B">
        <w:rPr>
          <w:rFonts w:asciiTheme="minorHAnsi" w:hAnsiTheme="minorHAnsi" w:cstheme="minorHAnsi"/>
          <w:sz w:val="22"/>
          <w:szCs w:val="22"/>
        </w:rPr>
        <w:t xml:space="preserve"> and supplier deliveries to the job site.</w:t>
      </w:r>
    </w:p>
    <w:p w14:paraId="27F3454C" w14:textId="32DEF712"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Schedul</w:t>
      </w:r>
      <w:r w:rsidR="004948F9">
        <w:rPr>
          <w:rFonts w:asciiTheme="minorHAnsi" w:hAnsiTheme="minorHAnsi" w:cstheme="minorHAnsi"/>
          <w:sz w:val="22"/>
          <w:szCs w:val="22"/>
        </w:rPr>
        <w:t>e</w:t>
      </w:r>
      <w:r w:rsidRPr="0029628B">
        <w:rPr>
          <w:rFonts w:asciiTheme="minorHAnsi" w:hAnsiTheme="minorHAnsi" w:cstheme="minorHAnsi"/>
          <w:sz w:val="22"/>
          <w:szCs w:val="22"/>
        </w:rPr>
        <w:t xml:space="preserve"> all inspections.</w:t>
      </w:r>
    </w:p>
    <w:p w14:paraId="29419F30" w14:textId="2F854AC2"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Keep track of as-built drawing</w:t>
      </w:r>
      <w:r w:rsidR="00831D63">
        <w:rPr>
          <w:rFonts w:asciiTheme="minorHAnsi" w:hAnsiTheme="minorHAnsi" w:cstheme="minorHAnsi"/>
          <w:sz w:val="22"/>
          <w:szCs w:val="22"/>
        </w:rPr>
        <w:t xml:space="preserve"> status</w:t>
      </w:r>
      <w:r w:rsidRPr="0029628B">
        <w:rPr>
          <w:rFonts w:asciiTheme="minorHAnsi" w:hAnsiTheme="minorHAnsi" w:cstheme="minorHAnsi"/>
          <w:sz w:val="22"/>
          <w:szCs w:val="22"/>
        </w:rPr>
        <w:t>.</w:t>
      </w:r>
    </w:p>
    <w:p w14:paraId="1EBEBD42"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Responsible for all activities on the job site including safety and quality of craftsmanship.</w:t>
      </w:r>
    </w:p>
    <w:p w14:paraId="51216FB8" w14:textId="1D95B24E"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Fill out</w:t>
      </w:r>
      <w:r w:rsidR="00D83043">
        <w:rPr>
          <w:rFonts w:asciiTheme="minorHAnsi" w:hAnsiTheme="minorHAnsi" w:cstheme="minorHAnsi"/>
          <w:sz w:val="22"/>
          <w:szCs w:val="22"/>
        </w:rPr>
        <w:t>, close, and distribute</w:t>
      </w:r>
      <w:r w:rsidRPr="0029628B">
        <w:rPr>
          <w:rFonts w:asciiTheme="minorHAnsi" w:hAnsiTheme="minorHAnsi" w:cstheme="minorHAnsi"/>
          <w:sz w:val="22"/>
          <w:szCs w:val="22"/>
        </w:rPr>
        <w:t xml:space="preserve"> </w:t>
      </w:r>
      <w:r w:rsidR="00F968EB">
        <w:rPr>
          <w:rFonts w:asciiTheme="minorHAnsi" w:hAnsiTheme="minorHAnsi" w:cstheme="minorHAnsi"/>
          <w:sz w:val="22"/>
          <w:szCs w:val="22"/>
        </w:rPr>
        <w:t>the D</w:t>
      </w:r>
      <w:r w:rsidRPr="0029628B">
        <w:rPr>
          <w:rFonts w:asciiTheme="minorHAnsi" w:hAnsiTheme="minorHAnsi" w:cstheme="minorHAnsi"/>
          <w:sz w:val="22"/>
          <w:szCs w:val="22"/>
        </w:rPr>
        <w:t>aily</w:t>
      </w:r>
      <w:r w:rsidR="00966B57">
        <w:rPr>
          <w:rFonts w:asciiTheme="minorHAnsi" w:hAnsiTheme="minorHAnsi" w:cstheme="minorHAnsi"/>
          <w:sz w:val="22"/>
          <w:szCs w:val="22"/>
        </w:rPr>
        <w:t xml:space="preserve"> </w:t>
      </w:r>
      <w:r w:rsidR="00F968EB">
        <w:rPr>
          <w:rFonts w:asciiTheme="minorHAnsi" w:hAnsiTheme="minorHAnsi" w:cstheme="minorHAnsi"/>
          <w:sz w:val="22"/>
          <w:szCs w:val="22"/>
        </w:rPr>
        <w:t>Construction R</w:t>
      </w:r>
      <w:r w:rsidRPr="0029628B">
        <w:rPr>
          <w:rFonts w:asciiTheme="minorHAnsi" w:hAnsiTheme="minorHAnsi" w:cstheme="minorHAnsi"/>
          <w:sz w:val="22"/>
          <w:szCs w:val="22"/>
        </w:rPr>
        <w:t>eports</w:t>
      </w:r>
      <w:r w:rsidR="00D83043">
        <w:rPr>
          <w:rFonts w:asciiTheme="minorHAnsi" w:hAnsiTheme="minorHAnsi" w:cstheme="minorHAnsi"/>
          <w:sz w:val="22"/>
          <w:szCs w:val="22"/>
        </w:rPr>
        <w:t xml:space="preserve"> in Procore</w:t>
      </w:r>
      <w:r w:rsidR="00966B57">
        <w:rPr>
          <w:rFonts w:asciiTheme="minorHAnsi" w:hAnsiTheme="minorHAnsi" w:cstheme="minorHAnsi"/>
          <w:sz w:val="22"/>
          <w:szCs w:val="22"/>
        </w:rPr>
        <w:t>.</w:t>
      </w:r>
    </w:p>
    <w:p w14:paraId="140C0C72" w14:textId="77B6E4ED"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Fill out </w:t>
      </w:r>
      <w:r w:rsidR="00966B57">
        <w:rPr>
          <w:rFonts w:asciiTheme="minorHAnsi" w:hAnsiTheme="minorHAnsi" w:cstheme="minorHAnsi"/>
          <w:sz w:val="22"/>
          <w:szCs w:val="22"/>
        </w:rPr>
        <w:t xml:space="preserve">and submit </w:t>
      </w:r>
      <w:r w:rsidR="00F968EB" w:rsidRPr="0029628B">
        <w:rPr>
          <w:rFonts w:asciiTheme="minorHAnsi" w:hAnsiTheme="minorHAnsi" w:cstheme="minorHAnsi"/>
          <w:sz w:val="22"/>
          <w:szCs w:val="22"/>
        </w:rPr>
        <w:t>timecards</w:t>
      </w:r>
      <w:r w:rsidR="00966B57">
        <w:rPr>
          <w:rFonts w:asciiTheme="minorHAnsi" w:hAnsiTheme="minorHAnsi" w:cstheme="minorHAnsi"/>
          <w:sz w:val="22"/>
          <w:szCs w:val="22"/>
        </w:rPr>
        <w:t xml:space="preserve"> through HH2</w:t>
      </w:r>
      <w:r w:rsidRPr="0029628B">
        <w:rPr>
          <w:rFonts w:asciiTheme="minorHAnsi" w:hAnsiTheme="minorHAnsi" w:cstheme="minorHAnsi"/>
          <w:sz w:val="22"/>
          <w:szCs w:val="22"/>
        </w:rPr>
        <w:t>.</w:t>
      </w:r>
    </w:p>
    <w:p w14:paraId="2B735505" w14:textId="68FBC274"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Conduct weekly </w:t>
      </w:r>
      <w:r w:rsidR="00915AC1">
        <w:rPr>
          <w:rFonts w:asciiTheme="minorHAnsi" w:hAnsiTheme="minorHAnsi" w:cstheme="minorHAnsi"/>
          <w:sz w:val="22"/>
          <w:szCs w:val="22"/>
        </w:rPr>
        <w:t>subcontractor</w:t>
      </w:r>
      <w:r w:rsidRPr="0029628B">
        <w:rPr>
          <w:rFonts w:asciiTheme="minorHAnsi" w:hAnsiTheme="minorHAnsi" w:cstheme="minorHAnsi"/>
          <w:sz w:val="22"/>
          <w:szCs w:val="22"/>
        </w:rPr>
        <w:t xml:space="preserve"> meetings on site</w:t>
      </w:r>
      <w:r w:rsidR="00F968EB">
        <w:rPr>
          <w:rFonts w:asciiTheme="minorHAnsi" w:hAnsiTheme="minorHAnsi" w:cstheme="minorHAnsi"/>
          <w:sz w:val="22"/>
          <w:szCs w:val="22"/>
        </w:rPr>
        <w:t>, capturing the agenda and minutes in Procore</w:t>
      </w:r>
      <w:r w:rsidRPr="0029628B">
        <w:rPr>
          <w:rFonts w:asciiTheme="minorHAnsi" w:hAnsiTheme="minorHAnsi" w:cstheme="minorHAnsi"/>
          <w:sz w:val="22"/>
          <w:szCs w:val="22"/>
        </w:rPr>
        <w:t>.</w:t>
      </w:r>
    </w:p>
    <w:p w14:paraId="63192C7B"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Review RFI’s and project schedule with Project manager.</w:t>
      </w:r>
    </w:p>
    <w:p w14:paraId="3337A1D0"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Schedule all on site testing to be performed.</w:t>
      </w:r>
    </w:p>
    <w:p w14:paraId="6CE85E34"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Maintain a clean site free from debris and hazardous materials.</w:t>
      </w:r>
    </w:p>
    <w:p w14:paraId="4B16B1B5" w14:textId="469E82F2"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Verify all </w:t>
      </w:r>
      <w:r w:rsidR="00915AC1">
        <w:rPr>
          <w:rFonts w:asciiTheme="minorHAnsi" w:hAnsiTheme="minorHAnsi" w:cstheme="minorHAnsi"/>
          <w:sz w:val="22"/>
          <w:szCs w:val="22"/>
        </w:rPr>
        <w:t>subcontractor</w:t>
      </w:r>
      <w:r w:rsidRPr="0029628B">
        <w:rPr>
          <w:rFonts w:asciiTheme="minorHAnsi" w:hAnsiTheme="minorHAnsi" w:cstheme="minorHAnsi"/>
          <w:sz w:val="22"/>
          <w:szCs w:val="22"/>
        </w:rPr>
        <w:t xml:space="preserve"> </w:t>
      </w:r>
      <w:r w:rsidR="0014074B" w:rsidRPr="0029628B">
        <w:rPr>
          <w:rFonts w:asciiTheme="minorHAnsi" w:hAnsiTheme="minorHAnsi" w:cstheme="minorHAnsi"/>
          <w:sz w:val="22"/>
          <w:szCs w:val="22"/>
        </w:rPr>
        <w:t>layouts</w:t>
      </w:r>
      <w:r w:rsidRPr="0029628B">
        <w:rPr>
          <w:rFonts w:asciiTheme="minorHAnsi" w:hAnsiTheme="minorHAnsi" w:cstheme="minorHAnsi"/>
          <w:sz w:val="22"/>
          <w:szCs w:val="22"/>
        </w:rPr>
        <w:t>.</w:t>
      </w:r>
    </w:p>
    <w:p w14:paraId="2BE024FF" w14:textId="2C3D815B" w:rsidR="00582B17"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Review </w:t>
      </w:r>
      <w:r w:rsidR="00D117B8">
        <w:rPr>
          <w:rFonts w:asciiTheme="minorHAnsi" w:hAnsiTheme="minorHAnsi" w:cstheme="minorHAnsi"/>
          <w:sz w:val="22"/>
          <w:szCs w:val="22"/>
        </w:rPr>
        <w:t>subcontractor pay applications</w:t>
      </w:r>
      <w:r w:rsidRPr="0029628B">
        <w:rPr>
          <w:rFonts w:asciiTheme="minorHAnsi" w:hAnsiTheme="minorHAnsi" w:cstheme="minorHAnsi"/>
          <w:sz w:val="22"/>
          <w:szCs w:val="22"/>
        </w:rPr>
        <w:t xml:space="preserve"> with the Project Manager.</w:t>
      </w:r>
    </w:p>
    <w:p w14:paraId="27FD7D21" w14:textId="57120E2E" w:rsidR="001A17A8" w:rsidRDefault="001A17A8"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Verify all materials delivered to the project are in accordance with plans, specifications, and approved submittals.</w:t>
      </w:r>
    </w:p>
    <w:p w14:paraId="6F5DF59D" w14:textId="7E46E66A" w:rsidR="001A17A8" w:rsidRPr="0029628B" w:rsidRDefault="001A17A8"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Review first work of all activities to ensure strict quality control.</w:t>
      </w:r>
    </w:p>
    <w:p w14:paraId="0FE623B5" w14:textId="46985540"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Maintain and update </w:t>
      </w:r>
      <w:r w:rsidR="00915AC1">
        <w:rPr>
          <w:rFonts w:asciiTheme="minorHAnsi" w:hAnsiTheme="minorHAnsi" w:cstheme="minorHAnsi"/>
          <w:sz w:val="22"/>
          <w:szCs w:val="22"/>
        </w:rPr>
        <w:t>field look-ahead schedule (3-week or 4-week)</w:t>
      </w:r>
      <w:r w:rsidR="00A55363">
        <w:rPr>
          <w:rFonts w:asciiTheme="minorHAnsi" w:hAnsiTheme="minorHAnsi" w:cstheme="minorHAnsi"/>
          <w:sz w:val="22"/>
          <w:szCs w:val="22"/>
        </w:rPr>
        <w:t xml:space="preserve"> and distribute to subcontractors weekly</w:t>
      </w:r>
      <w:r w:rsidRPr="0029628B">
        <w:rPr>
          <w:rFonts w:asciiTheme="minorHAnsi" w:hAnsiTheme="minorHAnsi" w:cstheme="minorHAnsi"/>
          <w:sz w:val="22"/>
          <w:szCs w:val="22"/>
        </w:rPr>
        <w:t>.</w:t>
      </w:r>
    </w:p>
    <w:p w14:paraId="48B1B8C6" w14:textId="460FE823"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Maintain a safe site and OSHA complian</w:t>
      </w:r>
      <w:r w:rsidR="00A55363">
        <w:rPr>
          <w:rFonts w:asciiTheme="minorHAnsi" w:hAnsiTheme="minorHAnsi" w:cstheme="minorHAnsi"/>
          <w:sz w:val="22"/>
          <w:szCs w:val="22"/>
        </w:rPr>
        <w:t>ce</w:t>
      </w:r>
      <w:r w:rsidRPr="0029628B">
        <w:rPr>
          <w:rFonts w:asciiTheme="minorHAnsi" w:hAnsiTheme="minorHAnsi" w:cstheme="minorHAnsi"/>
          <w:sz w:val="22"/>
          <w:szCs w:val="22"/>
        </w:rPr>
        <w:t>.</w:t>
      </w:r>
    </w:p>
    <w:p w14:paraId="13CB595B" w14:textId="77777777" w:rsidR="00582B17" w:rsidRPr="0029628B" w:rsidRDefault="00582B17">
      <w:pPr>
        <w:ind w:left="-360"/>
        <w:jc w:val="both"/>
        <w:rPr>
          <w:rFonts w:asciiTheme="minorHAnsi" w:hAnsiTheme="minorHAnsi" w:cstheme="minorHAnsi"/>
          <w:sz w:val="22"/>
          <w:szCs w:val="22"/>
        </w:rPr>
      </w:pPr>
    </w:p>
    <w:p w14:paraId="5E026D0C" w14:textId="5CFC116E" w:rsidR="00582B17" w:rsidRPr="0029628B" w:rsidRDefault="00007A26" w:rsidP="00007A26">
      <w:pPr>
        <w:numPr>
          <w:ilvl w:val="4"/>
          <w:numId w:val="4"/>
        </w:numPr>
        <w:tabs>
          <w:tab w:val="clear" w:pos="234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Accountant</w:t>
      </w:r>
      <w:r w:rsidRPr="0029628B">
        <w:rPr>
          <w:rFonts w:asciiTheme="minorHAnsi" w:hAnsiTheme="minorHAnsi" w:cstheme="minorHAnsi"/>
          <w:sz w:val="22"/>
          <w:szCs w:val="22"/>
        </w:rPr>
        <w:t xml:space="preserve"> is responsible</w:t>
      </w:r>
      <w:r w:rsidR="00785CE5">
        <w:rPr>
          <w:rFonts w:asciiTheme="minorHAnsi" w:hAnsiTheme="minorHAnsi" w:cstheme="minorHAnsi"/>
          <w:sz w:val="22"/>
          <w:szCs w:val="22"/>
        </w:rPr>
        <w:t xml:space="preserve"> for,</w:t>
      </w:r>
      <w:r w:rsidRPr="0029628B">
        <w:rPr>
          <w:rFonts w:asciiTheme="minorHAnsi" w:hAnsiTheme="minorHAnsi" w:cstheme="minorHAnsi"/>
          <w:sz w:val="22"/>
          <w:szCs w:val="22"/>
        </w:rPr>
        <w:t xml:space="preserve"> but limited to:</w:t>
      </w:r>
    </w:p>
    <w:p w14:paraId="6D9C8D39" w14:textId="77777777" w:rsidR="00582B17" w:rsidRPr="0029628B" w:rsidRDefault="00582B17">
      <w:pPr>
        <w:ind w:left="-360"/>
        <w:jc w:val="both"/>
        <w:rPr>
          <w:rFonts w:asciiTheme="minorHAnsi" w:hAnsiTheme="minorHAnsi" w:cstheme="minorHAnsi"/>
          <w:sz w:val="22"/>
          <w:szCs w:val="22"/>
        </w:rPr>
      </w:pPr>
    </w:p>
    <w:p w14:paraId="6F887508" w14:textId="67A736C9" w:rsidR="00AF06C0" w:rsidRDefault="00AF06C0"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Track subcontracts.</w:t>
      </w:r>
    </w:p>
    <w:p w14:paraId="2184A2D8"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Prepare monthly billing and provide required backup.</w:t>
      </w:r>
    </w:p>
    <w:p w14:paraId="42CA806C" w14:textId="06A30456"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Process all </w:t>
      </w:r>
      <w:r w:rsidR="00915AC1">
        <w:rPr>
          <w:rFonts w:asciiTheme="minorHAnsi" w:hAnsiTheme="minorHAnsi" w:cstheme="minorHAnsi"/>
          <w:sz w:val="22"/>
          <w:szCs w:val="22"/>
        </w:rPr>
        <w:t>subcontractor</w:t>
      </w:r>
      <w:r w:rsidRPr="0029628B">
        <w:rPr>
          <w:rFonts w:asciiTheme="minorHAnsi" w:hAnsiTheme="minorHAnsi" w:cstheme="minorHAnsi"/>
          <w:sz w:val="22"/>
          <w:szCs w:val="22"/>
        </w:rPr>
        <w:t xml:space="preserve"> and supplier billing.</w:t>
      </w:r>
    </w:p>
    <w:p w14:paraId="08849F0B"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Log and track Notices to Owner.</w:t>
      </w:r>
    </w:p>
    <w:p w14:paraId="0C74CD00"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Request and track all lien waivers.</w:t>
      </w:r>
    </w:p>
    <w:p w14:paraId="27633BEC"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Process all miscellaneous billings.</w:t>
      </w:r>
    </w:p>
    <w:p w14:paraId="18DA4716" w14:textId="29170961" w:rsidR="00582B17" w:rsidRPr="0029628B" w:rsidRDefault="005A66A9"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Pr>
          <w:rFonts w:asciiTheme="minorHAnsi" w:hAnsiTheme="minorHAnsi" w:cstheme="minorHAnsi"/>
          <w:sz w:val="22"/>
          <w:szCs w:val="22"/>
        </w:rPr>
        <w:t>Review and a</w:t>
      </w:r>
      <w:r w:rsidR="00886880">
        <w:rPr>
          <w:rFonts w:asciiTheme="minorHAnsi" w:hAnsiTheme="minorHAnsi" w:cstheme="minorHAnsi"/>
          <w:sz w:val="22"/>
          <w:szCs w:val="22"/>
        </w:rPr>
        <w:t>pprove cash requirements for Project Manager final approval</w:t>
      </w:r>
      <w:commentRangeStart w:id="324"/>
      <w:commentRangeStart w:id="325"/>
      <w:r w:rsidR="00007A26" w:rsidRPr="0029628B">
        <w:rPr>
          <w:rFonts w:asciiTheme="minorHAnsi" w:hAnsiTheme="minorHAnsi" w:cstheme="minorHAnsi"/>
          <w:sz w:val="22"/>
          <w:szCs w:val="22"/>
        </w:rPr>
        <w:t>.</w:t>
      </w:r>
      <w:commentRangeEnd w:id="324"/>
      <w:r w:rsidR="00255431" w:rsidRPr="0029628B">
        <w:rPr>
          <w:rStyle w:val="CommentReference"/>
          <w:rFonts w:asciiTheme="minorHAnsi" w:hAnsiTheme="minorHAnsi" w:cstheme="minorHAnsi"/>
          <w:sz w:val="22"/>
          <w:szCs w:val="22"/>
        </w:rPr>
        <w:commentReference w:id="324"/>
      </w:r>
      <w:commentRangeEnd w:id="325"/>
      <w:r w:rsidRPr="0029628B">
        <w:rPr>
          <w:rStyle w:val="CommentReference"/>
          <w:rFonts w:asciiTheme="minorHAnsi" w:hAnsiTheme="minorHAnsi" w:cstheme="minorHAnsi"/>
          <w:sz w:val="22"/>
          <w:szCs w:val="22"/>
        </w:rPr>
        <w:commentReference w:id="325"/>
      </w:r>
    </w:p>
    <w:p w14:paraId="6A8E7C7A" w14:textId="3593A558"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t xml:space="preserve">Process and distribute weekly </w:t>
      </w:r>
      <w:r w:rsidR="008F159F">
        <w:rPr>
          <w:rFonts w:asciiTheme="minorHAnsi" w:hAnsiTheme="minorHAnsi" w:cstheme="minorHAnsi"/>
          <w:sz w:val="22"/>
          <w:szCs w:val="22"/>
        </w:rPr>
        <w:t xml:space="preserve">job </w:t>
      </w:r>
      <w:r w:rsidRPr="0029628B">
        <w:rPr>
          <w:rFonts w:asciiTheme="minorHAnsi" w:hAnsiTheme="minorHAnsi" w:cstheme="minorHAnsi"/>
          <w:sz w:val="22"/>
          <w:szCs w:val="22"/>
        </w:rPr>
        <w:t>cost reports.</w:t>
      </w:r>
    </w:p>
    <w:p w14:paraId="1183BC91" w14:textId="77777777" w:rsidR="00582B17" w:rsidRPr="0029628B" w:rsidRDefault="00007A26" w:rsidP="00336C00">
      <w:pPr>
        <w:pStyle w:val="4AutoList5"/>
        <w:numPr>
          <w:ilvl w:val="0"/>
          <w:numId w:val="19"/>
        </w:numPr>
        <w:tabs>
          <w:tab w:val="clear" w:pos="720"/>
          <w:tab w:val="clear" w:pos="1800"/>
          <w:tab w:val="clear" w:pos="2880"/>
          <w:tab w:val="num" w:pos="1440"/>
          <w:tab w:val="left" w:pos="1530"/>
        </w:tabs>
        <w:ind w:left="720"/>
        <w:rPr>
          <w:rFonts w:asciiTheme="minorHAnsi" w:hAnsiTheme="minorHAnsi" w:cstheme="minorHAnsi"/>
          <w:sz w:val="22"/>
          <w:szCs w:val="22"/>
        </w:rPr>
      </w:pPr>
      <w:r w:rsidRPr="0029628B">
        <w:rPr>
          <w:rFonts w:asciiTheme="minorHAnsi" w:hAnsiTheme="minorHAnsi" w:cstheme="minorHAnsi"/>
          <w:sz w:val="22"/>
          <w:szCs w:val="22"/>
        </w:rPr>
        <w:lastRenderedPageBreak/>
        <w:t>Update changes in the budget as needed.</w:t>
      </w:r>
    </w:p>
    <w:p w14:paraId="675E05EE" w14:textId="77777777" w:rsidR="00582B17" w:rsidRPr="0029628B" w:rsidRDefault="00582B17">
      <w:pPr>
        <w:ind w:left="-360"/>
        <w:jc w:val="both"/>
        <w:rPr>
          <w:rFonts w:asciiTheme="minorHAnsi" w:hAnsiTheme="minorHAnsi" w:cstheme="minorHAnsi"/>
          <w:sz w:val="22"/>
          <w:szCs w:val="22"/>
        </w:rPr>
      </w:pPr>
    </w:p>
    <w:p w14:paraId="569D3DAC" w14:textId="7349B70C" w:rsidR="00582B17" w:rsidRPr="0029628B" w:rsidRDefault="00007A26" w:rsidP="00007A26">
      <w:pPr>
        <w:pStyle w:val="1AutoList5"/>
        <w:numPr>
          <w:ilvl w:val="0"/>
          <w:numId w:val="32"/>
        </w:numPr>
        <w:tabs>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The</w:t>
      </w:r>
      <w:r w:rsidRPr="0029628B">
        <w:rPr>
          <w:rFonts w:asciiTheme="minorHAnsi" w:hAnsiTheme="minorHAnsi" w:cstheme="minorHAnsi"/>
          <w:i/>
          <w:iCs/>
          <w:sz w:val="22"/>
          <w:szCs w:val="22"/>
        </w:rPr>
        <w:t xml:space="preserve"> Project Team</w:t>
      </w:r>
      <w:r w:rsidRPr="0029628B">
        <w:rPr>
          <w:rFonts w:asciiTheme="minorHAnsi" w:hAnsiTheme="minorHAnsi" w:cstheme="minorHAnsi"/>
          <w:sz w:val="22"/>
          <w:szCs w:val="22"/>
        </w:rPr>
        <w:t xml:space="preserve"> will review the Project Management Plan </w:t>
      </w:r>
      <w:r w:rsidR="0014113E" w:rsidRPr="0029628B">
        <w:rPr>
          <w:rFonts w:asciiTheme="minorHAnsi" w:hAnsiTheme="minorHAnsi" w:cstheme="minorHAnsi"/>
          <w:sz w:val="22"/>
          <w:szCs w:val="22"/>
        </w:rPr>
        <w:t>monthly</w:t>
      </w:r>
      <w:r w:rsidRPr="0029628B">
        <w:rPr>
          <w:rFonts w:asciiTheme="minorHAnsi" w:hAnsiTheme="minorHAnsi" w:cstheme="minorHAnsi"/>
          <w:sz w:val="22"/>
          <w:szCs w:val="22"/>
        </w:rPr>
        <w:t xml:space="preserve"> and </w:t>
      </w:r>
      <w:r w:rsidR="0014113E">
        <w:rPr>
          <w:rFonts w:asciiTheme="minorHAnsi" w:hAnsiTheme="minorHAnsi" w:cstheme="minorHAnsi"/>
          <w:sz w:val="22"/>
          <w:szCs w:val="22"/>
        </w:rPr>
        <w:t xml:space="preserve">maintain strict </w:t>
      </w:r>
      <w:r w:rsidRPr="0029628B">
        <w:rPr>
          <w:rFonts w:asciiTheme="minorHAnsi" w:hAnsiTheme="minorHAnsi" w:cstheme="minorHAnsi"/>
          <w:sz w:val="22"/>
          <w:szCs w:val="22"/>
        </w:rPr>
        <w:t>accountability to the Project and Hedrick Brothers</w:t>
      </w:r>
      <w:r w:rsidR="0014113E">
        <w:rPr>
          <w:rFonts w:asciiTheme="minorHAnsi" w:hAnsiTheme="minorHAnsi" w:cstheme="minorHAnsi"/>
          <w:sz w:val="22"/>
          <w:szCs w:val="22"/>
        </w:rPr>
        <w:t xml:space="preserve"> Construction</w:t>
      </w:r>
      <w:r w:rsidRPr="0029628B">
        <w:rPr>
          <w:rFonts w:asciiTheme="minorHAnsi" w:hAnsiTheme="minorHAnsi" w:cstheme="minorHAnsi"/>
          <w:sz w:val="22"/>
          <w:szCs w:val="22"/>
        </w:rPr>
        <w:t>.</w:t>
      </w:r>
    </w:p>
    <w:p w14:paraId="2FC17F8B" w14:textId="77777777" w:rsidR="00336C00" w:rsidRPr="0029628B" w:rsidRDefault="00336C00">
      <w:pPr>
        <w:ind w:left="-360"/>
        <w:jc w:val="both"/>
        <w:rPr>
          <w:rFonts w:asciiTheme="minorHAnsi" w:hAnsiTheme="minorHAnsi" w:cstheme="minorHAnsi"/>
          <w:sz w:val="22"/>
          <w:szCs w:val="22"/>
        </w:rPr>
      </w:pPr>
    </w:p>
    <w:p w14:paraId="6367DE31" w14:textId="3219437C" w:rsidR="00582B17" w:rsidRDefault="00B136FE">
      <w:pPr>
        <w:ind w:left="-360"/>
        <w:jc w:val="both"/>
        <w:rPr>
          <w:ins w:id="326" w:author="Bobby Fetting" w:date="2026-02-24T07:48:00Z" w16du:dateUtc="2026-02-24T12:48:00Z"/>
          <w:rFonts w:asciiTheme="minorHAnsi" w:hAnsiTheme="minorHAnsi" w:cstheme="minorHAnsi"/>
          <w:b/>
          <w:bCs/>
          <w:sz w:val="22"/>
          <w:szCs w:val="22"/>
        </w:rPr>
      </w:pPr>
      <w:r>
        <w:rPr>
          <w:rFonts w:asciiTheme="minorHAnsi" w:hAnsiTheme="minorHAnsi" w:cstheme="minorHAnsi"/>
          <w:b/>
          <w:bCs/>
          <w:sz w:val="22"/>
          <w:szCs w:val="22"/>
          <w:u w:val="single"/>
        </w:rPr>
        <w:t>VIII</w:t>
      </w:r>
      <w:r w:rsidR="00007A26" w:rsidRPr="0029628B">
        <w:rPr>
          <w:rFonts w:asciiTheme="minorHAnsi" w:hAnsiTheme="minorHAnsi" w:cstheme="minorHAnsi"/>
          <w:b/>
          <w:bCs/>
          <w:sz w:val="22"/>
          <w:szCs w:val="22"/>
          <w:u w:val="single"/>
        </w:rPr>
        <w:t>.  Project Site Management</w:t>
      </w:r>
      <w:r w:rsidR="00007A26" w:rsidRPr="0029628B">
        <w:rPr>
          <w:rFonts w:asciiTheme="minorHAnsi" w:hAnsiTheme="minorHAnsi" w:cstheme="minorHAnsi"/>
          <w:b/>
          <w:bCs/>
          <w:sz w:val="22"/>
          <w:szCs w:val="22"/>
        </w:rPr>
        <w:t>:</w:t>
      </w:r>
    </w:p>
    <w:p w14:paraId="20E444C1" w14:textId="77777777" w:rsidR="00E81BEF" w:rsidRPr="0029628B" w:rsidRDefault="00E81BEF">
      <w:pPr>
        <w:ind w:left="-360"/>
        <w:jc w:val="both"/>
        <w:rPr>
          <w:rFonts w:asciiTheme="minorHAnsi" w:hAnsiTheme="minorHAnsi" w:cstheme="minorHAnsi"/>
          <w:sz w:val="22"/>
          <w:szCs w:val="22"/>
        </w:rPr>
      </w:pPr>
    </w:p>
    <w:p w14:paraId="1F8BC780" w14:textId="50CC7E19" w:rsidR="00582B17" w:rsidRDefault="00E81BEF" w:rsidP="00007A26">
      <w:pPr>
        <w:pStyle w:val="2AutoList5"/>
        <w:numPr>
          <w:ilvl w:val="0"/>
          <w:numId w:val="26"/>
        </w:numPr>
        <w:tabs>
          <w:tab w:val="clear" w:pos="1980"/>
          <w:tab w:val="num" w:pos="360"/>
        </w:tabs>
        <w:ind w:left="360"/>
        <w:rPr>
          <w:ins w:id="327" w:author="Bobby Fetting" w:date="2026-02-24T07:44:00Z" w16du:dateUtc="2026-02-24T12:44:00Z"/>
          <w:rFonts w:asciiTheme="minorHAnsi" w:hAnsiTheme="minorHAnsi" w:cstheme="minorHAnsi"/>
          <w:sz w:val="22"/>
          <w:szCs w:val="22"/>
        </w:rPr>
      </w:pPr>
      <w:r w:rsidRPr="00E81BEF">
        <w:rPr>
          <w:rFonts w:asciiTheme="minorHAnsi" w:hAnsiTheme="minorHAnsi" w:cstheme="minorHAnsi"/>
          <w:b/>
          <w:bCs/>
          <w:sz w:val="22"/>
          <w:szCs w:val="22"/>
          <w:rPrChange w:id="328" w:author="Bobby Fetting" w:date="2026-02-24T07:48:00Z" w16du:dateUtc="2026-02-24T12:48:00Z">
            <w:rPr>
              <w:rFonts w:asciiTheme="minorHAnsi" w:hAnsiTheme="minorHAnsi" w:cstheme="minorHAnsi"/>
              <w:sz w:val="22"/>
              <w:szCs w:val="22"/>
            </w:rPr>
          </w:rPrChange>
        </w:rPr>
        <w:t>Superintendent’s Project Plan:</w:t>
      </w:r>
      <w:r w:rsidRPr="0029628B">
        <w:rPr>
          <w:rFonts w:asciiTheme="minorHAnsi" w:hAnsiTheme="minorHAnsi" w:cstheme="minorHAnsi"/>
          <w:sz w:val="22"/>
          <w:szCs w:val="22"/>
        </w:rPr>
        <w:t xml:space="preserve"> </w:t>
      </w:r>
      <w:r w:rsidR="00007A26" w:rsidRPr="0029628B">
        <w:rPr>
          <w:rFonts w:asciiTheme="minorHAnsi" w:hAnsiTheme="minorHAnsi" w:cstheme="minorHAnsi"/>
          <w:sz w:val="22"/>
          <w:szCs w:val="22"/>
        </w:rPr>
        <w:t>The Project Superintendent will develop and maintain the overall approach to managing the construction site as follows:</w:t>
      </w:r>
    </w:p>
    <w:p w14:paraId="5AE48A43" w14:textId="77777777" w:rsidR="00582B17" w:rsidRPr="0029628B" w:rsidRDefault="00582B17">
      <w:pPr>
        <w:ind w:left="-360"/>
        <w:jc w:val="both"/>
        <w:rPr>
          <w:rFonts w:asciiTheme="minorHAnsi" w:hAnsiTheme="minorHAnsi" w:cstheme="minorHAnsi"/>
          <w:sz w:val="22"/>
          <w:szCs w:val="22"/>
        </w:rPr>
      </w:pPr>
    </w:p>
    <w:p w14:paraId="354473C2" w14:textId="558D8F9B"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29" w:author="Bobby Fetting" w:date="2026-02-24T07:37:00Z" w16du:dateUtc="2026-02-24T12:37:00Z">
        <w:r>
          <w:rPr>
            <w:rFonts w:asciiTheme="minorHAnsi" w:hAnsiTheme="minorHAnsi" w:cstheme="minorHAnsi"/>
            <w:sz w:val="22"/>
            <w:szCs w:val="22"/>
          </w:rPr>
          <w:fldChar w:fldCharType="begin">
            <w:ffData>
              <w:name w:val="Check1"/>
              <w:enabled/>
              <w:calcOnExit w:val="0"/>
              <w:checkBox>
                <w:sizeAuto/>
                <w:default w:val="0"/>
              </w:checkBox>
            </w:ffData>
          </w:fldChar>
        </w:r>
        <w:bookmarkStart w:id="330" w:name="Check1"/>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30"/>
        <w:r>
          <w:rPr>
            <w:rFonts w:asciiTheme="minorHAnsi" w:hAnsiTheme="minorHAnsi" w:cstheme="minorHAnsi"/>
            <w:sz w:val="22"/>
            <w:szCs w:val="22"/>
          </w:rPr>
          <w:tab/>
        </w:r>
      </w:ins>
      <w:r w:rsidR="00007A26" w:rsidRPr="0029628B">
        <w:rPr>
          <w:rFonts w:asciiTheme="minorHAnsi" w:hAnsiTheme="minorHAnsi" w:cstheme="minorHAnsi"/>
          <w:sz w:val="22"/>
          <w:szCs w:val="22"/>
        </w:rPr>
        <w:t>Safety</w:t>
      </w:r>
    </w:p>
    <w:bookmarkStart w:id="331" w:name="_Hlk222811606"/>
    <w:p w14:paraId="4A91472F" w14:textId="03803570" w:rsidR="00E81BEF" w:rsidRPr="00E65161" w:rsidRDefault="00E81BEF" w:rsidP="00E81BEF">
      <w:pPr>
        <w:pStyle w:val="4AutoList5"/>
        <w:numPr>
          <w:ilvl w:val="0"/>
          <w:numId w:val="51"/>
        </w:numPr>
        <w:tabs>
          <w:tab w:val="clear" w:pos="720"/>
          <w:tab w:val="clear" w:pos="1440"/>
          <w:tab w:val="clear" w:pos="2160"/>
          <w:tab w:val="clear" w:pos="2880"/>
        </w:tabs>
        <w:ind w:left="1080"/>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bookmarkStart w:id="332" w:name="SuperSafetyA"/>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bookmarkEnd w:id="331"/>
      <w:bookmarkEnd w:id="332"/>
    </w:p>
    <w:p w14:paraId="780F00FF" w14:textId="47055157" w:rsidR="00E81BEF" w:rsidRPr="00E65161" w:rsidRDefault="00E81BEF">
      <w:pPr>
        <w:pStyle w:val="4AutoList5"/>
        <w:numPr>
          <w:ilvl w:val="0"/>
          <w:numId w:val="51"/>
        </w:numPr>
        <w:tabs>
          <w:tab w:val="clear" w:pos="720"/>
          <w:tab w:val="clear" w:pos="1440"/>
          <w:tab w:val="clear" w:pos="2160"/>
          <w:tab w:val="clear" w:pos="2880"/>
        </w:tabs>
        <w:ind w:left="1080"/>
        <w:rPr>
          <w:rFonts w:asciiTheme="minorHAnsi" w:hAnsiTheme="minorHAnsi" w:cstheme="minorHAnsi"/>
          <w:sz w:val="22"/>
          <w:szCs w:val="22"/>
          <w:u w:val="single"/>
        </w:rPr>
        <w:pPrChange w:id="333" w:author="Bobby Fetting" w:date="2026-02-24T07:45:00Z" w16du:dateUtc="2026-02-24T12:45: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
            <w:enabled/>
            <w:calcOnExit w:val="0"/>
            <w:textInput/>
          </w:ffData>
        </w:fldChar>
      </w:r>
      <w:bookmarkStart w:id="334" w:name="SuperSafety"/>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bookmarkEnd w:id="334"/>
    </w:p>
    <w:p w14:paraId="2949F96C" w14:textId="2741E25A"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35" w:author="Bobby Fetting" w:date="2026-02-24T07:37:00Z" w16du:dateUtc="2026-02-24T12:37:00Z">
        <w:r>
          <w:rPr>
            <w:rFonts w:asciiTheme="minorHAnsi" w:hAnsiTheme="minorHAnsi" w:cstheme="minorHAnsi"/>
            <w:sz w:val="22"/>
            <w:szCs w:val="22"/>
          </w:rPr>
          <w:fldChar w:fldCharType="begin">
            <w:ffData>
              <w:name w:val="Check2"/>
              <w:enabled/>
              <w:calcOnExit w:val="0"/>
              <w:checkBox>
                <w:sizeAuto/>
                <w:default w:val="0"/>
              </w:checkBox>
            </w:ffData>
          </w:fldChar>
        </w:r>
        <w:bookmarkStart w:id="336" w:name="Check2"/>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36"/>
        <w:r>
          <w:rPr>
            <w:rFonts w:asciiTheme="minorHAnsi" w:hAnsiTheme="minorHAnsi" w:cstheme="minorHAnsi"/>
            <w:sz w:val="22"/>
            <w:szCs w:val="22"/>
          </w:rPr>
          <w:tab/>
        </w:r>
      </w:ins>
      <w:r w:rsidR="00007A26" w:rsidRPr="0029628B">
        <w:rPr>
          <w:rFonts w:asciiTheme="minorHAnsi" w:hAnsiTheme="minorHAnsi" w:cstheme="minorHAnsi"/>
          <w:sz w:val="22"/>
          <w:szCs w:val="22"/>
        </w:rPr>
        <w:t>Utility and Service Issues</w:t>
      </w:r>
    </w:p>
    <w:p w14:paraId="69A627C1" w14:textId="186C3580" w:rsidR="00E81BEF" w:rsidRPr="00E65161" w:rsidRDefault="00E81BEF" w:rsidP="00E81BEF">
      <w:pPr>
        <w:pStyle w:val="4AutoList5"/>
        <w:numPr>
          <w:ilvl w:val="0"/>
          <w:numId w:val="53"/>
        </w:numPr>
        <w:tabs>
          <w:tab w:val="clear" w:pos="720"/>
          <w:tab w:val="clear" w:pos="1440"/>
          <w:tab w:val="clear" w:pos="2160"/>
          <w:tab w:val="clear" w:pos="2880"/>
        </w:tabs>
        <w:ind w:left="1080"/>
        <w:rPr>
          <w:rFonts w:asciiTheme="minorHAnsi" w:hAnsiTheme="minorHAnsi" w:cstheme="minorHAnsi"/>
          <w:noProof/>
          <w:sz w:val="22"/>
          <w:szCs w:val="22"/>
          <w:u w:val="single"/>
        </w:rPr>
      </w:pPr>
      <w:r w:rsidRPr="00E65161">
        <w:rPr>
          <w:rFonts w:asciiTheme="minorHAnsi" w:hAnsiTheme="minorHAnsi" w:cstheme="minorHAnsi"/>
          <w:sz w:val="22"/>
          <w:szCs w:val="22"/>
          <w:u w:val="single"/>
        </w:rPr>
        <w:fldChar w:fldCharType="begin">
          <w:ffData>
            <w:name w:val="SuperUtility1"/>
            <w:enabled/>
            <w:calcOnExit w:val="0"/>
            <w:textInput/>
          </w:ffData>
        </w:fldChar>
      </w:r>
      <w:bookmarkStart w:id="337" w:name="SuperUtility1"/>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bookmarkEnd w:id="337"/>
    </w:p>
    <w:p w14:paraId="7958EE35" w14:textId="1A438563" w:rsidR="00E81BEF" w:rsidRPr="00E65161" w:rsidRDefault="00E81BEF">
      <w:pPr>
        <w:pStyle w:val="4AutoList5"/>
        <w:numPr>
          <w:ilvl w:val="0"/>
          <w:numId w:val="53"/>
        </w:numPr>
        <w:tabs>
          <w:tab w:val="clear" w:pos="720"/>
          <w:tab w:val="clear" w:pos="1440"/>
          <w:tab w:val="clear" w:pos="2160"/>
          <w:tab w:val="clear" w:pos="2880"/>
        </w:tabs>
        <w:ind w:left="1080"/>
        <w:rPr>
          <w:rFonts w:asciiTheme="minorHAnsi" w:hAnsiTheme="minorHAnsi" w:cstheme="minorHAnsi"/>
          <w:noProof/>
          <w:sz w:val="22"/>
          <w:szCs w:val="22"/>
          <w:u w:val="single"/>
        </w:rPr>
        <w:pPrChange w:id="338" w:author="Bobby Fetting" w:date="2026-02-24T07:46:00Z" w16du:dateUtc="2026-02-24T12:46: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Utility2"/>
            <w:enabled/>
            <w:calcOnExit w:val="0"/>
            <w:textInput/>
          </w:ffData>
        </w:fldChar>
      </w:r>
      <w:bookmarkStart w:id="339" w:name="SuperUtility2"/>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bookmarkEnd w:id="339"/>
    </w:p>
    <w:p w14:paraId="6F8E3E8A" w14:textId="08DFE1D5"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40" w:author="Bobby Fetting" w:date="2026-02-24T07:37:00Z" w16du:dateUtc="2026-02-24T12:37:00Z">
        <w:r>
          <w:rPr>
            <w:rFonts w:asciiTheme="minorHAnsi" w:hAnsiTheme="minorHAnsi" w:cstheme="minorHAnsi"/>
            <w:sz w:val="22"/>
            <w:szCs w:val="22"/>
          </w:rPr>
          <w:fldChar w:fldCharType="begin">
            <w:ffData>
              <w:name w:val="Check3"/>
              <w:enabled/>
              <w:calcOnExit w:val="0"/>
              <w:checkBox>
                <w:sizeAuto/>
                <w:default w:val="0"/>
              </w:checkBox>
            </w:ffData>
          </w:fldChar>
        </w:r>
        <w:bookmarkStart w:id="341" w:name="Check3"/>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41"/>
        <w:r>
          <w:rPr>
            <w:rFonts w:asciiTheme="minorHAnsi" w:hAnsiTheme="minorHAnsi" w:cstheme="minorHAnsi"/>
            <w:sz w:val="22"/>
            <w:szCs w:val="22"/>
          </w:rPr>
          <w:tab/>
        </w:r>
      </w:ins>
      <w:r w:rsidR="00007A26" w:rsidRPr="0029628B">
        <w:rPr>
          <w:rFonts w:asciiTheme="minorHAnsi" w:hAnsiTheme="minorHAnsi" w:cstheme="minorHAnsi"/>
          <w:sz w:val="22"/>
          <w:szCs w:val="22"/>
        </w:rPr>
        <w:t>Traffic and Pedestrian Considerations</w:t>
      </w:r>
    </w:p>
    <w:p w14:paraId="1601B5EC" w14:textId="6823F888" w:rsidR="00E81BEF" w:rsidRPr="00E65161" w:rsidRDefault="00E81BEF" w:rsidP="00E81BEF">
      <w:pPr>
        <w:pStyle w:val="4AutoList5"/>
        <w:numPr>
          <w:ilvl w:val="0"/>
          <w:numId w:val="54"/>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77602FA6" w14:textId="1233AD27" w:rsidR="00E81BEF" w:rsidRPr="00E65161" w:rsidRDefault="00E81BEF">
      <w:pPr>
        <w:pStyle w:val="4AutoList5"/>
        <w:numPr>
          <w:ilvl w:val="0"/>
          <w:numId w:val="54"/>
        </w:numPr>
        <w:tabs>
          <w:tab w:val="clear" w:pos="720"/>
          <w:tab w:val="clear" w:pos="1440"/>
          <w:tab w:val="clear" w:pos="2160"/>
          <w:tab w:val="clear" w:pos="2880"/>
        </w:tabs>
        <w:rPr>
          <w:rFonts w:asciiTheme="minorHAnsi" w:hAnsiTheme="minorHAnsi" w:cstheme="minorHAnsi"/>
          <w:sz w:val="22"/>
          <w:szCs w:val="22"/>
          <w:u w:val="single"/>
        </w:rPr>
        <w:pPrChange w:id="342"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1AF55EAD" w14:textId="466FCEEB"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43" w:author="Bobby Fetting" w:date="2026-02-24T07:37:00Z" w16du:dateUtc="2026-02-24T12:37:00Z">
        <w:r>
          <w:rPr>
            <w:rFonts w:asciiTheme="minorHAnsi" w:hAnsiTheme="minorHAnsi" w:cstheme="minorHAnsi"/>
            <w:sz w:val="22"/>
            <w:szCs w:val="22"/>
          </w:rPr>
          <w:fldChar w:fldCharType="begin">
            <w:ffData>
              <w:name w:val="Check4"/>
              <w:enabled/>
              <w:calcOnExit w:val="0"/>
              <w:checkBox>
                <w:sizeAuto/>
                <w:default w:val="0"/>
              </w:checkBox>
            </w:ffData>
          </w:fldChar>
        </w:r>
        <w:bookmarkStart w:id="344" w:name="Check4"/>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44"/>
        <w:r>
          <w:rPr>
            <w:rFonts w:asciiTheme="minorHAnsi" w:hAnsiTheme="minorHAnsi" w:cstheme="minorHAnsi"/>
            <w:sz w:val="22"/>
            <w:szCs w:val="22"/>
          </w:rPr>
          <w:tab/>
        </w:r>
      </w:ins>
      <w:r w:rsidR="00007A26" w:rsidRPr="0029628B">
        <w:rPr>
          <w:rFonts w:asciiTheme="minorHAnsi" w:hAnsiTheme="minorHAnsi" w:cstheme="minorHAnsi"/>
          <w:sz w:val="22"/>
          <w:szCs w:val="22"/>
        </w:rPr>
        <w:t>Site Security and Visitor Check-in</w:t>
      </w:r>
    </w:p>
    <w:p w14:paraId="6C48FE1F" w14:textId="72E2B8AF" w:rsidR="00E81BEF" w:rsidRPr="00E65161" w:rsidRDefault="00E81BEF" w:rsidP="00E81BEF">
      <w:pPr>
        <w:pStyle w:val="4AutoList5"/>
        <w:numPr>
          <w:ilvl w:val="0"/>
          <w:numId w:val="55"/>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34B95012" w14:textId="5D93FA5A" w:rsidR="00E81BEF" w:rsidRPr="00E65161" w:rsidRDefault="00E81BEF">
      <w:pPr>
        <w:pStyle w:val="4AutoList5"/>
        <w:numPr>
          <w:ilvl w:val="0"/>
          <w:numId w:val="55"/>
        </w:numPr>
        <w:tabs>
          <w:tab w:val="clear" w:pos="720"/>
          <w:tab w:val="clear" w:pos="1440"/>
          <w:tab w:val="clear" w:pos="2160"/>
          <w:tab w:val="clear" w:pos="2880"/>
        </w:tabs>
        <w:rPr>
          <w:rFonts w:asciiTheme="minorHAnsi" w:hAnsiTheme="minorHAnsi" w:cstheme="minorHAnsi"/>
          <w:sz w:val="22"/>
          <w:szCs w:val="22"/>
          <w:u w:val="single"/>
        </w:rPr>
        <w:pPrChange w:id="345"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2DC983B3" w14:textId="3A68B635"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46" w:author="Bobby Fetting" w:date="2026-02-24T07:38:00Z" w16du:dateUtc="2026-02-24T12:38:00Z">
        <w:r>
          <w:rPr>
            <w:rFonts w:asciiTheme="minorHAnsi" w:hAnsiTheme="minorHAnsi" w:cstheme="minorHAnsi"/>
            <w:sz w:val="22"/>
            <w:szCs w:val="22"/>
          </w:rPr>
          <w:fldChar w:fldCharType="begin">
            <w:ffData>
              <w:name w:val="Check5"/>
              <w:enabled/>
              <w:calcOnExit w:val="0"/>
              <w:checkBox>
                <w:sizeAuto/>
                <w:default w:val="0"/>
              </w:checkBox>
            </w:ffData>
          </w:fldChar>
        </w:r>
        <w:bookmarkStart w:id="347" w:name="Check5"/>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47"/>
        <w:r>
          <w:rPr>
            <w:rFonts w:asciiTheme="minorHAnsi" w:hAnsiTheme="minorHAnsi" w:cstheme="minorHAnsi"/>
            <w:sz w:val="22"/>
            <w:szCs w:val="22"/>
          </w:rPr>
          <w:tab/>
        </w:r>
      </w:ins>
      <w:r w:rsidR="00007A26" w:rsidRPr="0029628B">
        <w:rPr>
          <w:rFonts w:asciiTheme="minorHAnsi" w:hAnsiTheme="minorHAnsi" w:cstheme="minorHAnsi"/>
          <w:sz w:val="22"/>
          <w:szCs w:val="22"/>
        </w:rPr>
        <w:t>Dust Control &amp; Erosion</w:t>
      </w:r>
    </w:p>
    <w:p w14:paraId="48B93670" w14:textId="64E4237F" w:rsidR="00E81BEF" w:rsidRPr="00E65161" w:rsidRDefault="00E81BEF" w:rsidP="00E81BEF">
      <w:pPr>
        <w:pStyle w:val="4AutoList5"/>
        <w:numPr>
          <w:ilvl w:val="0"/>
          <w:numId w:val="56"/>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7D803B67" w14:textId="1F928E3A" w:rsidR="00E81BEF" w:rsidRPr="00E65161" w:rsidRDefault="00E81BEF">
      <w:pPr>
        <w:pStyle w:val="4AutoList5"/>
        <w:numPr>
          <w:ilvl w:val="0"/>
          <w:numId w:val="56"/>
        </w:numPr>
        <w:tabs>
          <w:tab w:val="clear" w:pos="720"/>
          <w:tab w:val="clear" w:pos="1440"/>
          <w:tab w:val="clear" w:pos="2160"/>
          <w:tab w:val="clear" w:pos="2880"/>
        </w:tabs>
        <w:rPr>
          <w:rFonts w:asciiTheme="minorHAnsi" w:hAnsiTheme="minorHAnsi" w:cstheme="minorHAnsi"/>
          <w:sz w:val="22"/>
          <w:szCs w:val="22"/>
          <w:u w:val="single"/>
        </w:rPr>
        <w:pPrChange w:id="348"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5DDA1A19" w14:textId="4CB07897"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49" w:author="Bobby Fetting" w:date="2026-02-24T07:38:00Z" w16du:dateUtc="2026-02-24T12:38:00Z">
        <w:r>
          <w:rPr>
            <w:rFonts w:asciiTheme="minorHAnsi" w:hAnsiTheme="minorHAnsi" w:cstheme="minorHAnsi"/>
            <w:sz w:val="22"/>
            <w:szCs w:val="22"/>
          </w:rPr>
          <w:fldChar w:fldCharType="begin">
            <w:ffData>
              <w:name w:val="Check6"/>
              <w:enabled/>
              <w:calcOnExit w:val="0"/>
              <w:checkBox>
                <w:sizeAuto/>
                <w:default w:val="0"/>
              </w:checkBox>
            </w:ffData>
          </w:fldChar>
        </w:r>
        <w:bookmarkStart w:id="350" w:name="Check6"/>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50"/>
        <w:r>
          <w:rPr>
            <w:rFonts w:asciiTheme="minorHAnsi" w:hAnsiTheme="minorHAnsi" w:cstheme="minorHAnsi"/>
            <w:sz w:val="22"/>
            <w:szCs w:val="22"/>
          </w:rPr>
          <w:tab/>
        </w:r>
      </w:ins>
      <w:r w:rsidR="00007A26" w:rsidRPr="0029628B">
        <w:rPr>
          <w:rFonts w:asciiTheme="minorHAnsi" w:hAnsiTheme="minorHAnsi" w:cstheme="minorHAnsi"/>
          <w:sz w:val="22"/>
          <w:szCs w:val="22"/>
        </w:rPr>
        <w:t>Noise Control and Working Hours</w:t>
      </w:r>
    </w:p>
    <w:p w14:paraId="68B24D27" w14:textId="315AACC5" w:rsidR="00E81BEF" w:rsidRPr="00E65161" w:rsidRDefault="00E81BEF" w:rsidP="00E81BEF">
      <w:pPr>
        <w:pStyle w:val="4AutoList5"/>
        <w:numPr>
          <w:ilvl w:val="0"/>
          <w:numId w:val="57"/>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2DF18A97" w14:textId="61F9A7BB" w:rsidR="00E81BEF" w:rsidRPr="00E65161" w:rsidRDefault="00E81BEF">
      <w:pPr>
        <w:pStyle w:val="4AutoList5"/>
        <w:numPr>
          <w:ilvl w:val="0"/>
          <w:numId w:val="57"/>
        </w:numPr>
        <w:tabs>
          <w:tab w:val="clear" w:pos="720"/>
          <w:tab w:val="clear" w:pos="1440"/>
          <w:tab w:val="clear" w:pos="2160"/>
          <w:tab w:val="clear" w:pos="2880"/>
        </w:tabs>
        <w:rPr>
          <w:rFonts w:asciiTheme="minorHAnsi" w:hAnsiTheme="minorHAnsi" w:cstheme="minorHAnsi"/>
          <w:sz w:val="22"/>
          <w:szCs w:val="22"/>
          <w:u w:val="single"/>
        </w:rPr>
        <w:pPrChange w:id="351"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5CA46833" w14:textId="46800254"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52" w:author="Bobby Fetting" w:date="2026-02-24T07:38:00Z" w16du:dateUtc="2026-02-24T12:38:00Z">
        <w:r>
          <w:rPr>
            <w:rFonts w:asciiTheme="minorHAnsi" w:hAnsiTheme="minorHAnsi" w:cstheme="minorHAnsi"/>
            <w:sz w:val="22"/>
            <w:szCs w:val="22"/>
          </w:rPr>
          <w:fldChar w:fldCharType="begin">
            <w:ffData>
              <w:name w:val="Check7"/>
              <w:enabled/>
              <w:calcOnExit w:val="0"/>
              <w:checkBox>
                <w:sizeAuto/>
                <w:default w:val="0"/>
              </w:checkBox>
            </w:ffData>
          </w:fldChar>
        </w:r>
        <w:bookmarkStart w:id="353" w:name="Check7"/>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53"/>
        <w:r>
          <w:rPr>
            <w:rFonts w:asciiTheme="minorHAnsi" w:hAnsiTheme="minorHAnsi" w:cstheme="minorHAnsi"/>
            <w:sz w:val="22"/>
            <w:szCs w:val="22"/>
          </w:rPr>
          <w:tab/>
        </w:r>
      </w:ins>
      <w:r w:rsidR="00007A26" w:rsidRPr="0029628B">
        <w:rPr>
          <w:rFonts w:asciiTheme="minorHAnsi" w:hAnsiTheme="minorHAnsi" w:cstheme="minorHAnsi"/>
          <w:sz w:val="22"/>
          <w:szCs w:val="22"/>
        </w:rPr>
        <w:t>Site Maintenance</w:t>
      </w:r>
    </w:p>
    <w:p w14:paraId="4B16D39C" w14:textId="1B40BC5B" w:rsidR="00E81BEF" w:rsidRPr="00E65161" w:rsidRDefault="00E81BEF" w:rsidP="00E81BEF">
      <w:pPr>
        <w:pStyle w:val="4AutoList5"/>
        <w:numPr>
          <w:ilvl w:val="0"/>
          <w:numId w:val="58"/>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26DFA962" w14:textId="57D2AD83" w:rsidR="00E81BEF" w:rsidRPr="00E65161" w:rsidRDefault="00E81BEF">
      <w:pPr>
        <w:pStyle w:val="4AutoList5"/>
        <w:numPr>
          <w:ilvl w:val="0"/>
          <w:numId w:val="58"/>
        </w:numPr>
        <w:tabs>
          <w:tab w:val="clear" w:pos="720"/>
          <w:tab w:val="clear" w:pos="1440"/>
          <w:tab w:val="clear" w:pos="2160"/>
          <w:tab w:val="clear" w:pos="2880"/>
        </w:tabs>
        <w:rPr>
          <w:rFonts w:asciiTheme="minorHAnsi" w:hAnsiTheme="minorHAnsi" w:cstheme="minorHAnsi"/>
          <w:sz w:val="22"/>
          <w:szCs w:val="22"/>
          <w:u w:val="single"/>
        </w:rPr>
        <w:pPrChange w:id="354"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32220BDB" w14:textId="6A11C148"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55" w:author="Bobby Fetting" w:date="2026-02-24T07:38:00Z" w16du:dateUtc="2026-02-24T12:38:00Z">
        <w:r>
          <w:rPr>
            <w:rFonts w:asciiTheme="minorHAnsi" w:hAnsiTheme="minorHAnsi" w:cstheme="minorHAnsi"/>
            <w:sz w:val="22"/>
            <w:szCs w:val="22"/>
          </w:rPr>
          <w:fldChar w:fldCharType="begin">
            <w:ffData>
              <w:name w:val="Check8"/>
              <w:enabled/>
              <w:calcOnExit w:val="0"/>
              <w:checkBox>
                <w:sizeAuto/>
                <w:default w:val="0"/>
              </w:checkBox>
            </w:ffData>
          </w:fldChar>
        </w:r>
        <w:bookmarkStart w:id="356" w:name="Check8"/>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56"/>
        <w:r>
          <w:rPr>
            <w:rFonts w:asciiTheme="minorHAnsi" w:hAnsiTheme="minorHAnsi" w:cstheme="minorHAnsi"/>
            <w:sz w:val="22"/>
            <w:szCs w:val="22"/>
          </w:rPr>
          <w:tab/>
        </w:r>
      </w:ins>
      <w:r w:rsidR="00007A26" w:rsidRPr="0029628B">
        <w:rPr>
          <w:rFonts w:asciiTheme="minorHAnsi" w:hAnsiTheme="minorHAnsi" w:cstheme="minorHAnsi"/>
          <w:sz w:val="22"/>
          <w:szCs w:val="22"/>
        </w:rPr>
        <w:t>Existing Site Conditions</w:t>
      </w:r>
    </w:p>
    <w:p w14:paraId="77B197B8" w14:textId="45C5A9F8" w:rsidR="00E81BEF" w:rsidRPr="00E65161" w:rsidRDefault="00E81BEF" w:rsidP="00E81BEF">
      <w:pPr>
        <w:pStyle w:val="4AutoList5"/>
        <w:numPr>
          <w:ilvl w:val="0"/>
          <w:numId w:val="59"/>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459E5C4D" w14:textId="7C39147B" w:rsidR="00E81BEF" w:rsidRPr="00E65161" w:rsidRDefault="00E81BEF">
      <w:pPr>
        <w:pStyle w:val="4AutoList5"/>
        <w:numPr>
          <w:ilvl w:val="0"/>
          <w:numId w:val="59"/>
        </w:numPr>
        <w:tabs>
          <w:tab w:val="clear" w:pos="720"/>
          <w:tab w:val="clear" w:pos="1440"/>
          <w:tab w:val="clear" w:pos="2160"/>
          <w:tab w:val="clear" w:pos="2880"/>
        </w:tabs>
        <w:rPr>
          <w:rFonts w:asciiTheme="minorHAnsi" w:hAnsiTheme="minorHAnsi" w:cstheme="minorHAnsi"/>
          <w:sz w:val="22"/>
          <w:szCs w:val="22"/>
          <w:u w:val="single"/>
        </w:rPr>
        <w:pPrChange w:id="357"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2B40B42D" w14:textId="484CB0C7"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58" w:author="Bobby Fetting" w:date="2026-02-24T07:38:00Z" w16du:dateUtc="2026-02-24T12:38:00Z">
        <w:r>
          <w:rPr>
            <w:rFonts w:asciiTheme="minorHAnsi" w:hAnsiTheme="minorHAnsi" w:cstheme="minorHAnsi"/>
            <w:sz w:val="22"/>
            <w:szCs w:val="22"/>
          </w:rPr>
          <w:fldChar w:fldCharType="begin">
            <w:ffData>
              <w:name w:val="Check9"/>
              <w:enabled/>
              <w:calcOnExit w:val="0"/>
              <w:checkBox>
                <w:sizeAuto/>
                <w:default w:val="0"/>
              </w:checkBox>
            </w:ffData>
          </w:fldChar>
        </w:r>
        <w:bookmarkStart w:id="359" w:name="Check9"/>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59"/>
        <w:r>
          <w:rPr>
            <w:rFonts w:asciiTheme="minorHAnsi" w:hAnsiTheme="minorHAnsi" w:cstheme="minorHAnsi"/>
            <w:sz w:val="22"/>
            <w:szCs w:val="22"/>
          </w:rPr>
          <w:tab/>
        </w:r>
      </w:ins>
      <w:r w:rsidR="00007A26" w:rsidRPr="0029628B">
        <w:rPr>
          <w:rFonts w:asciiTheme="minorHAnsi" w:hAnsiTheme="minorHAnsi" w:cstheme="minorHAnsi"/>
          <w:sz w:val="22"/>
          <w:szCs w:val="22"/>
        </w:rPr>
        <w:t>Permits</w:t>
      </w:r>
    </w:p>
    <w:p w14:paraId="702B3C85" w14:textId="2769A943" w:rsidR="00E81BEF" w:rsidRPr="00E65161" w:rsidRDefault="00E81BEF" w:rsidP="00E81BEF">
      <w:pPr>
        <w:pStyle w:val="4AutoList5"/>
        <w:numPr>
          <w:ilvl w:val="0"/>
          <w:numId w:val="60"/>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5AC13F5A" w14:textId="5D11F414" w:rsidR="00E81BEF" w:rsidRPr="00E65161" w:rsidRDefault="00E81BEF">
      <w:pPr>
        <w:pStyle w:val="4AutoList5"/>
        <w:numPr>
          <w:ilvl w:val="0"/>
          <w:numId w:val="60"/>
        </w:numPr>
        <w:tabs>
          <w:tab w:val="clear" w:pos="720"/>
          <w:tab w:val="clear" w:pos="1440"/>
          <w:tab w:val="clear" w:pos="2160"/>
          <w:tab w:val="clear" w:pos="2880"/>
        </w:tabs>
        <w:rPr>
          <w:rFonts w:asciiTheme="minorHAnsi" w:hAnsiTheme="minorHAnsi" w:cstheme="minorHAnsi"/>
          <w:sz w:val="22"/>
          <w:szCs w:val="22"/>
          <w:u w:val="single"/>
        </w:rPr>
        <w:pPrChange w:id="360" w:author="Bobby Fetting" w:date="2026-02-24T07:47:00Z" w16du:dateUtc="2026-02-24T12:47:00Z">
          <w:pPr>
            <w:pStyle w:val="4AutoList5"/>
            <w:numPr>
              <w:numId w:val="19"/>
            </w:numPr>
            <w:tabs>
              <w:tab w:val="clear" w:pos="720"/>
              <w:tab w:val="clear" w:pos="2880"/>
              <w:tab w:val="num" w:pos="1440"/>
              <w:tab w:val="left" w:pos="1530"/>
              <w:tab w:val="num" w:pos="1800"/>
            </w:tabs>
            <w:ind w:left="720" w:hanging="360"/>
          </w:pPr>
        </w:pPrChange>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53B6B64C" w14:textId="17BB8FA5" w:rsidR="00582B17" w:rsidRDefault="00F83C57" w:rsidP="00E81BEF">
      <w:pPr>
        <w:pStyle w:val="4AutoList5"/>
        <w:tabs>
          <w:tab w:val="clear" w:pos="720"/>
          <w:tab w:val="clear" w:pos="1440"/>
          <w:tab w:val="clear" w:pos="2160"/>
          <w:tab w:val="clear" w:pos="2880"/>
        </w:tabs>
        <w:ind w:left="360" w:firstLine="0"/>
        <w:rPr>
          <w:rFonts w:asciiTheme="minorHAnsi" w:hAnsiTheme="minorHAnsi" w:cstheme="minorHAnsi"/>
          <w:sz w:val="22"/>
          <w:szCs w:val="22"/>
        </w:rPr>
      </w:pPr>
      <w:ins w:id="361" w:author="Bobby Fetting" w:date="2026-02-24T07:38:00Z" w16du:dateUtc="2026-02-24T12:38:00Z">
        <w:r>
          <w:rPr>
            <w:rFonts w:asciiTheme="minorHAnsi" w:hAnsiTheme="minorHAnsi" w:cstheme="minorHAnsi"/>
            <w:sz w:val="22"/>
            <w:szCs w:val="22"/>
          </w:rPr>
          <w:fldChar w:fldCharType="begin">
            <w:ffData>
              <w:name w:val="Check10"/>
              <w:enabled/>
              <w:calcOnExit w:val="0"/>
              <w:checkBox>
                <w:sizeAuto/>
                <w:default w:val="0"/>
              </w:checkBox>
            </w:ffData>
          </w:fldChar>
        </w:r>
        <w:bookmarkStart w:id="362" w:name="Check10"/>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62"/>
        <w:r>
          <w:rPr>
            <w:rFonts w:asciiTheme="minorHAnsi" w:hAnsiTheme="minorHAnsi" w:cstheme="minorHAnsi"/>
            <w:sz w:val="22"/>
            <w:szCs w:val="22"/>
          </w:rPr>
          <w:tab/>
        </w:r>
      </w:ins>
      <w:r w:rsidR="00007A26" w:rsidRPr="0029628B">
        <w:rPr>
          <w:rFonts w:asciiTheme="minorHAnsi" w:hAnsiTheme="minorHAnsi" w:cstheme="minorHAnsi"/>
          <w:sz w:val="22"/>
          <w:szCs w:val="22"/>
        </w:rPr>
        <w:t>Site Work Issues &amp; Concerns</w:t>
      </w:r>
    </w:p>
    <w:p w14:paraId="5524C792" w14:textId="77777777" w:rsidR="00E65161" w:rsidRPr="00E65161" w:rsidRDefault="00E81BEF" w:rsidP="00E65161">
      <w:pPr>
        <w:pStyle w:val="4AutoList5"/>
        <w:numPr>
          <w:ilvl w:val="0"/>
          <w:numId w:val="61"/>
        </w:numPr>
        <w:tabs>
          <w:tab w:val="clear" w:pos="720"/>
          <w:tab w:val="clear" w:pos="1440"/>
          <w:tab w:val="clear" w:pos="2160"/>
          <w:tab w:val="clear" w:pos="2880"/>
        </w:tabs>
        <w:rPr>
          <w:rFonts w:asciiTheme="minorHAnsi" w:hAnsiTheme="minorHAnsi" w:cstheme="minorHAnsi"/>
          <w:sz w:val="22"/>
          <w:szCs w:val="22"/>
          <w:u w:val="single"/>
        </w:rPr>
      </w:pPr>
      <w:r w:rsidRPr="00E65161">
        <w:rPr>
          <w:rFonts w:asciiTheme="minorHAnsi" w:hAnsiTheme="minorHAnsi" w:cstheme="minorHAnsi"/>
          <w:sz w:val="22"/>
          <w:szCs w:val="22"/>
          <w:u w:val="single"/>
        </w:rPr>
        <w:fldChar w:fldCharType="begin">
          <w:ffData>
            <w:name w:val="SuperSafetyA"/>
            <w:enabled/>
            <w:calcOnExit w:val="0"/>
            <w:textInput/>
          </w:ffData>
        </w:fldChar>
      </w:r>
      <w:r w:rsidRPr="00E65161">
        <w:rPr>
          <w:rFonts w:asciiTheme="minorHAnsi" w:hAnsiTheme="minorHAnsi" w:cstheme="minorHAnsi"/>
          <w:sz w:val="22"/>
          <w:szCs w:val="22"/>
          <w:u w:val="single"/>
        </w:rPr>
        <w:instrText xml:space="preserve"> FORMTEXT </w:instrText>
      </w:r>
      <w:r w:rsidRPr="00E65161">
        <w:rPr>
          <w:rFonts w:asciiTheme="minorHAnsi" w:hAnsiTheme="minorHAnsi" w:cstheme="minorHAnsi"/>
          <w:sz w:val="22"/>
          <w:szCs w:val="22"/>
          <w:u w:val="single"/>
        </w:rPr>
      </w:r>
      <w:r w:rsidRPr="00E65161">
        <w:rPr>
          <w:rFonts w:asciiTheme="minorHAnsi" w:hAnsiTheme="minorHAnsi" w:cstheme="minorHAnsi"/>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sz w:val="22"/>
          <w:szCs w:val="22"/>
          <w:u w:val="single"/>
        </w:rPr>
        <w:fldChar w:fldCharType="end"/>
      </w:r>
    </w:p>
    <w:p w14:paraId="3499D06C" w14:textId="37AAAE3A" w:rsidR="00D93A16" w:rsidRPr="00E65161" w:rsidRDefault="00E81BEF">
      <w:pPr>
        <w:pStyle w:val="4AutoList5"/>
        <w:numPr>
          <w:ilvl w:val="0"/>
          <w:numId w:val="61"/>
        </w:numPr>
        <w:tabs>
          <w:tab w:val="clear" w:pos="720"/>
          <w:tab w:val="clear" w:pos="1440"/>
          <w:tab w:val="clear" w:pos="2160"/>
          <w:tab w:val="clear" w:pos="2880"/>
        </w:tabs>
        <w:rPr>
          <w:rFonts w:asciiTheme="minorHAnsi" w:hAnsiTheme="minorHAnsi" w:cstheme="minorHAnsi"/>
          <w:noProof/>
          <w:sz w:val="22"/>
          <w:szCs w:val="22"/>
          <w:u w:val="single"/>
          <w:rPrChange w:id="363" w:author="Bobby Fetting" w:date="2026-02-24T07:49:00Z" w16du:dateUtc="2026-02-24T12:49:00Z">
            <w:rPr/>
          </w:rPrChange>
        </w:rPr>
        <w:pPrChange w:id="364" w:author="Bobby Fetting" w:date="2026-02-24T07:48:00Z" w16du:dateUtc="2026-02-24T12:48:00Z">
          <w:pPr>
            <w:jc w:val="both"/>
          </w:pPr>
        </w:pPrChange>
      </w:pPr>
      <w:r w:rsidRPr="00E65161">
        <w:rPr>
          <w:rFonts w:asciiTheme="minorHAnsi" w:hAnsiTheme="minorHAnsi" w:cstheme="minorHAnsi"/>
          <w:noProof/>
          <w:sz w:val="22"/>
          <w:szCs w:val="22"/>
          <w:u w:val="single"/>
        </w:rPr>
        <w:fldChar w:fldCharType="begin">
          <w:ffData>
            <w:name w:val="SuperSafetyA"/>
            <w:enabled/>
            <w:calcOnExit w:val="0"/>
            <w:textInput/>
          </w:ffData>
        </w:fldChar>
      </w:r>
      <w:r w:rsidRPr="00E65161">
        <w:rPr>
          <w:rFonts w:asciiTheme="minorHAnsi" w:hAnsiTheme="minorHAnsi" w:cstheme="minorHAnsi"/>
          <w:noProof/>
          <w:sz w:val="22"/>
          <w:szCs w:val="22"/>
          <w:u w:val="single"/>
        </w:rPr>
        <w:instrText xml:space="preserve"> FORMTEXT </w:instrText>
      </w:r>
      <w:r w:rsidRPr="00E65161">
        <w:rPr>
          <w:rFonts w:asciiTheme="minorHAnsi" w:hAnsiTheme="minorHAnsi" w:cstheme="minorHAnsi"/>
          <w:noProof/>
          <w:sz w:val="22"/>
          <w:szCs w:val="22"/>
          <w:u w:val="single"/>
        </w:rPr>
      </w:r>
      <w:r w:rsidRPr="00E65161">
        <w:rPr>
          <w:rFonts w:asciiTheme="minorHAnsi" w:hAnsiTheme="minorHAnsi" w:cstheme="minorHAnsi"/>
          <w:noProof/>
          <w:sz w:val="22"/>
          <w:szCs w:val="22"/>
          <w:u w:val="single"/>
        </w:rPr>
        <w:fldChar w:fldCharType="separate"/>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t> </w:t>
      </w:r>
      <w:r w:rsidRPr="00E65161">
        <w:rPr>
          <w:rFonts w:asciiTheme="minorHAnsi" w:hAnsiTheme="minorHAnsi" w:cstheme="minorHAnsi"/>
          <w:noProof/>
          <w:sz w:val="22"/>
          <w:szCs w:val="22"/>
          <w:u w:val="single"/>
        </w:rPr>
        <w:fldChar w:fldCharType="end"/>
      </w:r>
    </w:p>
    <w:p w14:paraId="38C1F859" w14:textId="77777777" w:rsidR="00582B17" w:rsidRPr="0029628B" w:rsidRDefault="00582B17">
      <w:pPr>
        <w:jc w:val="both"/>
        <w:rPr>
          <w:rFonts w:asciiTheme="minorHAnsi" w:hAnsiTheme="minorHAnsi" w:cstheme="minorHAnsi"/>
          <w:sz w:val="22"/>
          <w:szCs w:val="22"/>
          <w:u w:val="single"/>
        </w:rPr>
      </w:pPr>
    </w:p>
    <w:p w14:paraId="0C988E7A" w14:textId="32ACE7F7" w:rsidR="00582B17" w:rsidRPr="0029628B" w:rsidRDefault="00B136FE">
      <w:pPr>
        <w:ind w:left="-360"/>
        <w:jc w:val="both"/>
        <w:rPr>
          <w:rFonts w:asciiTheme="minorHAnsi" w:hAnsiTheme="minorHAnsi" w:cstheme="minorHAnsi"/>
          <w:b/>
          <w:bCs/>
          <w:sz w:val="22"/>
          <w:szCs w:val="22"/>
        </w:rPr>
      </w:pPr>
      <w:r>
        <w:rPr>
          <w:rFonts w:asciiTheme="minorHAnsi" w:hAnsiTheme="minorHAnsi" w:cstheme="minorHAnsi"/>
          <w:b/>
          <w:bCs/>
          <w:sz w:val="22"/>
          <w:szCs w:val="22"/>
          <w:u w:val="single"/>
        </w:rPr>
        <w:t>IX</w:t>
      </w:r>
      <w:r w:rsidR="003B591F" w:rsidRPr="0029628B">
        <w:rPr>
          <w:rFonts w:asciiTheme="minorHAnsi" w:hAnsiTheme="minorHAnsi" w:cstheme="minorHAnsi"/>
          <w:b/>
          <w:bCs/>
          <w:sz w:val="22"/>
          <w:szCs w:val="22"/>
          <w:u w:val="single"/>
        </w:rPr>
        <w:t>. Project</w:t>
      </w:r>
      <w:r w:rsidR="00007A26" w:rsidRPr="0029628B">
        <w:rPr>
          <w:rFonts w:asciiTheme="minorHAnsi" w:hAnsiTheme="minorHAnsi" w:cstheme="minorHAnsi"/>
          <w:b/>
          <w:bCs/>
          <w:sz w:val="22"/>
          <w:szCs w:val="22"/>
          <w:u w:val="single"/>
        </w:rPr>
        <w:t xml:space="preserve"> Administration</w:t>
      </w:r>
      <w:r w:rsidR="00007A26" w:rsidRPr="0029628B">
        <w:rPr>
          <w:rFonts w:asciiTheme="minorHAnsi" w:hAnsiTheme="minorHAnsi" w:cstheme="minorHAnsi"/>
          <w:b/>
          <w:bCs/>
          <w:sz w:val="22"/>
          <w:szCs w:val="22"/>
        </w:rPr>
        <w:t>:</w:t>
      </w:r>
    </w:p>
    <w:p w14:paraId="67C0C651" w14:textId="77777777" w:rsidR="00582B17" w:rsidRPr="0029628B" w:rsidRDefault="00582B17">
      <w:pPr>
        <w:pStyle w:val="1AutoList5"/>
        <w:tabs>
          <w:tab w:val="num" w:pos="360"/>
          <w:tab w:val="left" w:pos="1440"/>
        </w:tabs>
        <w:ind w:left="360" w:hanging="360"/>
        <w:rPr>
          <w:rFonts w:asciiTheme="minorHAnsi" w:hAnsiTheme="minorHAnsi" w:cstheme="minorHAnsi"/>
          <w:sz w:val="22"/>
          <w:szCs w:val="22"/>
        </w:rPr>
      </w:pPr>
    </w:p>
    <w:p w14:paraId="28530782" w14:textId="03EFF7B4" w:rsidR="00582B17" w:rsidRPr="0029628B" w:rsidRDefault="00007A26" w:rsidP="00007A26">
      <w:pPr>
        <w:pStyle w:val="1AutoList5"/>
        <w:numPr>
          <w:ilvl w:val="0"/>
          <w:numId w:val="39"/>
        </w:numPr>
        <w:tabs>
          <w:tab w:val="clear" w:pos="1980"/>
          <w:tab w:val="num" w:pos="360"/>
          <w:tab w:val="left" w:pos="144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Team</w:t>
      </w:r>
      <w:r w:rsidRPr="0029628B">
        <w:rPr>
          <w:rFonts w:asciiTheme="minorHAnsi" w:hAnsiTheme="minorHAnsi" w:cstheme="minorHAnsi"/>
          <w:sz w:val="22"/>
          <w:szCs w:val="22"/>
        </w:rPr>
        <w:t xml:space="preserve"> shall maintain a good working relationship </w:t>
      </w:r>
      <w:r w:rsidR="00EB308D">
        <w:rPr>
          <w:rFonts w:asciiTheme="minorHAnsi" w:hAnsiTheme="minorHAnsi" w:cstheme="minorHAnsi"/>
          <w:sz w:val="22"/>
          <w:szCs w:val="22"/>
        </w:rPr>
        <w:t>and</w:t>
      </w:r>
      <w:r w:rsidRPr="0029628B">
        <w:rPr>
          <w:rFonts w:asciiTheme="minorHAnsi" w:hAnsiTheme="minorHAnsi" w:cstheme="minorHAnsi"/>
          <w:sz w:val="22"/>
          <w:szCs w:val="22"/>
        </w:rPr>
        <w:t xml:space="preserve"> </w:t>
      </w:r>
      <w:r w:rsidR="00EB308D" w:rsidRPr="0029628B">
        <w:rPr>
          <w:rFonts w:asciiTheme="minorHAnsi" w:hAnsiTheme="minorHAnsi" w:cstheme="minorHAnsi"/>
          <w:sz w:val="22"/>
          <w:szCs w:val="22"/>
        </w:rPr>
        <w:t>maintain</w:t>
      </w:r>
      <w:r w:rsidRPr="0029628B">
        <w:rPr>
          <w:rFonts w:asciiTheme="minorHAnsi" w:hAnsiTheme="minorHAnsi" w:cstheme="minorHAnsi"/>
          <w:sz w:val="22"/>
          <w:szCs w:val="22"/>
        </w:rPr>
        <w:t xml:space="preserve"> a positive relationship with the Owner, Architect, Consultants, Building Officials and </w:t>
      </w:r>
      <w:r w:rsidR="00915AC1">
        <w:rPr>
          <w:rFonts w:asciiTheme="minorHAnsi" w:hAnsiTheme="minorHAnsi" w:cstheme="minorHAnsi"/>
          <w:sz w:val="22"/>
          <w:szCs w:val="22"/>
        </w:rPr>
        <w:t>subcontractor</w:t>
      </w:r>
      <w:r w:rsidRPr="0029628B">
        <w:rPr>
          <w:rFonts w:asciiTheme="minorHAnsi" w:hAnsiTheme="minorHAnsi" w:cstheme="minorHAnsi"/>
          <w:sz w:val="22"/>
          <w:szCs w:val="22"/>
        </w:rPr>
        <w:t>s.</w:t>
      </w:r>
    </w:p>
    <w:p w14:paraId="308D56CC" w14:textId="77777777" w:rsidR="00582B17" w:rsidRPr="0029628B" w:rsidRDefault="00582B17">
      <w:pPr>
        <w:tabs>
          <w:tab w:val="num" w:pos="360"/>
        </w:tabs>
        <w:ind w:left="360" w:hanging="360"/>
        <w:jc w:val="both"/>
        <w:rPr>
          <w:rFonts w:asciiTheme="minorHAnsi" w:hAnsiTheme="minorHAnsi" w:cstheme="minorHAnsi"/>
          <w:sz w:val="22"/>
          <w:szCs w:val="22"/>
        </w:rPr>
      </w:pPr>
    </w:p>
    <w:p w14:paraId="4C94FD3A" w14:textId="32925DCB" w:rsidR="00EB308D" w:rsidRDefault="00007A26" w:rsidP="00007A26">
      <w:pPr>
        <w:pStyle w:val="1AutoList5"/>
        <w:numPr>
          <w:ilvl w:val="0"/>
          <w:numId w:val="39"/>
        </w:numPr>
        <w:tabs>
          <w:tab w:val="clear" w:pos="1980"/>
          <w:tab w:val="num" w:pos="360"/>
          <w:tab w:val="left" w:pos="1440"/>
        </w:tabs>
        <w:ind w:left="360"/>
        <w:rPr>
          <w:rFonts w:asciiTheme="minorHAnsi" w:hAnsiTheme="minorHAnsi" w:cstheme="minorHAnsi"/>
          <w:sz w:val="22"/>
          <w:szCs w:val="22"/>
        </w:rPr>
      </w:pPr>
      <w:r w:rsidRPr="00EB308D">
        <w:rPr>
          <w:rFonts w:asciiTheme="minorHAnsi" w:hAnsiTheme="minorHAnsi" w:cstheme="minorHAnsi"/>
          <w:sz w:val="22"/>
          <w:szCs w:val="22"/>
        </w:rPr>
        <w:t xml:space="preserve">The </w:t>
      </w:r>
      <w:r w:rsidRPr="00EB308D">
        <w:rPr>
          <w:rFonts w:asciiTheme="minorHAnsi" w:hAnsiTheme="minorHAnsi" w:cstheme="minorHAnsi"/>
          <w:i/>
          <w:iCs/>
          <w:sz w:val="22"/>
          <w:szCs w:val="22"/>
        </w:rPr>
        <w:t>Project Team</w:t>
      </w:r>
      <w:r w:rsidRPr="00EB308D">
        <w:rPr>
          <w:rFonts w:asciiTheme="minorHAnsi" w:hAnsiTheme="minorHAnsi" w:cstheme="minorHAnsi"/>
          <w:sz w:val="22"/>
          <w:szCs w:val="22"/>
        </w:rPr>
        <w:t xml:space="preserve"> shall develop a good working relationship with the Building Department and </w:t>
      </w:r>
      <w:r w:rsidR="005D503B" w:rsidRPr="00EB308D">
        <w:rPr>
          <w:rFonts w:asciiTheme="minorHAnsi" w:hAnsiTheme="minorHAnsi" w:cstheme="minorHAnsi"/>
          <w:sz w:val="22"/>
          <w:szCs w:val="22"/>
        </w:rPr>
        <w:t>always provide them with required documentation</w:t>
      </w:r>
      <w:r w:rsidRPr="00EB308D">
        <w:rPr>
          <w:rFonts w:asciiTheme="minorHAnsi" w:hAnsiTheme="minorHAnsi" w:cstheme="minorHAnsi"/>
          <w:sz w:val="22"/>
          <w:szCs w:val="22"/>
        </w:rPr>
        <w:t>.</w:t>
      </w:r>
    </w:p>
    <w:p w14:paraId="0AC37E8D" w14:textId="77777777" w:rsidR="00EB308D" w:rsidRDefault="00EB308D" w:rsidP="00EB308D">
      <w:pPr>
        <w:pStyle w:val="ListParagraph"/>
        <w:rPr>
          <w:rFonts w:asciiTheme="minorHAnsi" w:hAnsiTheme="minorHAnsi" w:cstheme="minorHAnsi"/>
          <w:sz w:val="22"/>
          <w:szCs w:val="22"/>
        </w:rPr>
      </w:pPr>
    </w:p>
    <w:p w14:paraId="735DDCE3" w14:textId="212F3FAB" w:rsidR="00582B17" w:rsidRPr="00EB308D" w:rsidRDefault="00007A26" w:rsidP="00007A26">
      <w:pPr>
        <w:pStyle w:val="1AutoList5"/>
        <w:numPr>
          <w:ilvl w:val="0"/>
          <w:numId w:val="39"/>
        </w:numPr>
        <w:tabs>
          <w:tab w:val="clear" w:pos="1980"/>
          <w:tab w:val="num" w:pos="360"/>
          <w:tab w:val="left" w:pos="1440"/>
        </w:tabs>
        <w:ind w:left="360"/>
        <w:rPr>
          <w:rFonts w:asciiTheme="minorHAnsi" w:hAnsiTheme="minorHAnsi" w:cstheme="minorHAnsi"/>
          <w:sz w:val="22"/>
          <w:szCs w:val="22"/>
        </w:rPr>
      </w:pPr>
      <w:r w:rsidRPr="00EB308D">
        <w:rPr>
          <w:rFonts w:asciiTheme="minorHAnsi" w:hAnsiTheme="minorHAnsi" w:cstheme="minorHAnsi"/>
          <w:sz w:val="22"/>
          <w:szCs w:val="22"/>
        </w:rPr>
        <w:lastRenderedPageBreak/>
        <w:t xml:space="preserve">The </w:t>
      </w:r>
      <w:r w:rsidRPr="00EB308D">
        <w:rPr>
          <w:rFonts w:asciiTheme="minorHAnsi" w:hAnsiTheme="minorHAnsi" w:cstheme="minorHAnsi"/>
          <w:i/>
          <w:iCs/>
          <w:sz w:val="22"/>
          <w:szCs w:val="22"/>
        </w:rPr>
        <w:t>Project Team</w:t>
      </w:r>
      <w:r w:rsidRPr="00EB308D">
        <w:rPr>
          <w:rFonts w:asciiTheme="minorHAnsi" w:hAnsiTheme="minorHAnsi" w:cstheme="minorHAnsi"/>
          <w:sz w:val="22"/>
          <w:szCs w:val="22"/>
        </w:rPr>
        <w:t xml:space="preserve"> will be proactive in </w:t>
      </w:r>
      <w:r w:rsidR="005D503B">
        <w:rPr>
          <w:rFonts w:asciiTheme="minorHAnsi" w:hAnsiTheme="minorHAnsi" w:cstheme="minorHAnsi"/>
          <w:sz w:val="22"/>
          <w:szCs w:val="22"/>
        </w:rPr>
        <w:t xml:space="preserve">documenting and </w:t>
      </w:r>
      <w:r w:rsidRPr="00EB308D">
        <w:rPr>
          <w:rFonts w:asciiTheme="minorHAnsi" w:hAnsiTheme="minorHAnsi" w:cstheme="minorHAnsi"/>
          <w:sz w:val="22"/>
          <w:szCs w:val="22"/>
        </w:rPr>
        <w:t>resolving potential disputes or problems at the earliest indication.</w:t>
      </w:r>
    </w:p>
    <w:p w14:paraId="7B04FA47" w14:textId="1B7FFA4E" w:rsidR="00582B17" w:rsidDel="00E81BEF" w:rsidRDefault="00582B17">
      <w:pPr>
        <w:ind w:left="-360"/>
        <w:jc w:val="both"/>
        <w:rPr>
          <w:del w:id="365" w:author="Bobby Fetting" w:date="2026-02-24T07:49:00Z" w16du:dateUtc="2026-02-24T12:49:00Z"/>
          <w:rFonts w:asciiTheme="minorHAnsi" w:hAnsiTheme="minorHAnsi" w:cstheme="minorHAnsi"/>
          <w:sz w:val="22"/>
          <w:szCs w:val="22"/>
        </w:rPr>
      </w:pPr>
    </w:p>
    <w:p w14:paraId="568C698B" w14:textId="77777777" w:rsidR="00336C00" w:rsidRPr="0029628B" w:rsidRDefault="00336C00">
      <w:pPr>
        <w:ind w:left="-360"/>
        <w:jc w:val="both"/>
        <w:rPr>
          <w:rFonts w:asciiTheme="minorHAnsi" w:hAnsiTheme="minorHAnsi" w:cstheme="minorHAnsi"/>
          <w:sz w:val="22"/>
          <w:szCs w:val="22"/>
        </w:rPr>
      </w:pPr>
    </w:p>
    <w:p w14:paraId="450DD651" w14:textId="2915C263" w:rsidR="00582B17" w:rsidRPr="0029628B" w:rsidRDefault="00007A26">
      <w:pPr>
        <w:ind w:left="-360"/>
        <w:jc w:val="both"/>
        <w:rPr>
          <w:rFonts w:asciiTheme="minorHAnsi" w:hAnsiTheme="minorHAnsi" w:cstheme="minorHAnsi"/>
          <w:sz w:val="22"/>
          <w:szCs w:val="22"/>
        </w:rPr>
      </w:pPr>
      <w:r w:rsidRPr="0029628B">
        <w:rPr>
          <w:rFonts w:asciiTheme="minorHAnsi" w:hAnsiTheme="minorHAnsi" w:cstheme="minorHAnsi"/>
          <w:b/>
          <w:bCs/>
          <w:sz w:val="22"/>
          <w:szCs w:val="22"/>
          <w:u w:val="single"/>
        </w:rPr>
        <w:t>X.  Project Closeout</w:t>
      </w:r>
      <w:r w:rsidRPr="0029628B">
        <w:rPr>
          <w:rFonts w:asciiTheme="minorHAnsi" w:hAnsiTheme="minorHAnsi" w:cstheme="minorHAnsi"/>
          <w:b/>
          <w:bCs/>
          <w:sz w:val="22"/>
          <w:szCs w:val="22"/>
        </w:rPr>
        <w:t>:</w:t>
      </w:r>
    </w:p>
    <w:p w14:paraId="1A939487" w14:textId="77777777" w:rsidR="00582B17" w:rsidRPr="0029628B" w:rsidRDefault="00582B17">
      <w:pPr>
        <w:ind w:left="-360"/>
        <w:jc w:val="both"/>
        <w:rPr>
          <w:rFonts w:asciiTheme="minorHAnsi" w:hAnsiTheme="minorHAnsi" w:cstheme="minorHAnsi"/>
          <w:sz w:val="22"/>
          <w:szCs w:val="22"/>
        </w:rPr>
      </w:pPr>
    </w:p>
    <w:p w14:paraId="1397B80C" w14:textId="68E58C28" w:rsidR="00582B17" w:rsidRPr="0029628B" w:rsidRDefault="00007A26" w:rsidP="00007A26">
      <w:pPr>
        <w:pStyle w:val="2AutoList5"/>
        <w:numPr>
          <w:ilvl w:val="0"/>
          <w:numId w:val="10"/>
        </w:numPr>
        <w:tabs>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 xml:space="preserve">Project Manager </w:t>
      </w:r>
      <w:r w:rsidRPr="0029628B">
        <w:rPr>
          <w:rFonts w:asciiTheme="minorHAnsi" w:hAnsiTheme="minorHAnsi" w:cstheme="minorHAnsi"/>
          <w:sz w:val="22"/>
          <w:szCs w:val="22"/>
        </w:rPr>
        <w:t xml:space="preserve">and </w:t>
      </w:r>
      <w:r w:rsidR="00E85E0D">
        <w:rPr>
          <w:rFonts w:asciiTheme="minorHAnsi" w:hAnsiTheme="minorHAnsi" w:cstheme="minorHAnsi"/>
          <w:sz w:val="22"/>
          <w:szCs w:val="22"/>
        </w:rPr>
        <w:fldChar w:fldCharType="begin">
          <w:ffData>
            <w:name w:val="CloseoutPM"/>
            <w:enabled/>
            <w:calcOnExit w:val="0"/>
            <w:ddList>
              <w:listEntry w:val="Select Closeout Project Manager Role"/>
              <w:listEntry w:val="Project Manager"/>
              <w:listEntry w:val="Assistant Project Manager"/>
              <w:listEntry w:val="Project Administrator"/>
              <w:listEntry w:val="Project Coordinator"/>
            </w:ddList>
          </w:ffData>
        </w:fldChar>
      </w:r>
      <w:bookmarkStart w:id="366" w:name="CloseoutPM"/>
      <w:r w:rsidR="00E85E0D">
        <w:rPr>
          <w:rFonts w:asciiTheme="minorHAnsi" w:hAnsiTheme="minorHAnsi" w:cstheme="minorHAnsi"/>
          <w:sz w:val="22"/>
          <w:szCs w:val="22"/>
        </w:rPr>
        <w:instrText xml:space="preserve"> FORMDROPDOWN </w:instrText>
      </w:r>
      <w:r w:rsidR="00E85E0D">
        <w:rPr>
          <w:rFonts w:asciiTheme="minorHAnsi" w:hAnsiTheme="minorHAnsi" w:cstheme="minorHAnsi"/>
          <w:sz w:val="22"/>
          <w:szCs w:val="22"/>
        </w:rPr>
      </w:r>
      <w:r w:rsidR="00E85E0D">
        <w:rPr>
          <w:rFonts w:asciiTheme="minorHAnsi" w:hAnsiTheme="minorHAnsi" w:cstheme="minorHAnsi"/>
          <w:sz w:val="22"/>
          <w:szCs w:val="22"/>
        </w:rPr>
        <w:fldChar w:fldCharType="separate"/>
      </w:r>
      <w:r w:rsidR="00E85E0D">
        <w:rPr>
          <w:rFonts w:asciiTheme="minorHAnsi" w:hAnsiTheme="minorHAnsi" w:cstheme="minorHAnsi"/>
          <w:sz w:val="22"/>
          <w:szCs w:val="22"/>
        </w:rPr>
        <w:fldChar w:fldCharType="end"/>
      </w:r>
      <w:bookmarkEnd w:id="366"/>
      <w:r w:rsidR="00E85E0D">
        <w:rPr>
          <w:rFonts w:asciiTheme="minorHAnsi" w:hAnsiTheme="minorHAnsi" w:cstheme="minorHAnsi"/>
          <w:sz w:val="22"/>
          <w:szCs w:val="22"/>
        </w:rPr>
        <w:t xml:space="preserve"> </w:t>
      </w:r>
      <w:r w:rsidR="005D503B">
        <w:rPr>
          <w:rFonts w:asciiTheme="minorHAnsi" w:hAnsiTheme="minorHAnsi" w:cstheme="minorHAnsi"/>
          <w:sz w:val="22"/>
          <w:szCs w:val="22"/>
        </w:rPr>
        <w:t xml:space="preserve"> </w:t>
      </w:r>
      <w:r w:rsidRPr="0029628B">
        <w:rPr>
          <w:rFonts w:asciiTheme="minorHAnsi" w:hAnsiTheme="minorHAnsi" w:cstheme="minorHAnsi"/>
          <w:sz w:val="22"/>
          <w:szCs w:val="22"/>
        </w:rPr>
        <w:t>are to submit Project Closeout Manual at the Final Completion Meeting.</w:t>
      </w:r>
    </w:p>
    <w:p w14:paraId="6AA258D8" w14:textId="77777777" w:rsidR="00582B17" w:rsidRPr="0029628B" w:rsidRDefault="00582B17">
      <w:pPr>
        <w:pStyle w:val="2AutoList5"/>
        <w:tabs>
          <w:tab w:val="num" w:pos="360"/>
        </w:tabs>
        <w:ind w:left="360" w:hanging="360"/>
        <w:rPr>
          <w:rFonts w:asciiTheme="minorHAnsi" w:hAnsiTheme="minorHAnsi" w:cstheme="minorHAnsi"/>
          <w:sz w:val="22"/>
          <w:szCs w:val="22"/>
        </w:rPr>
      </w:pPr>
    </w:p>
    <w:p w14:paraId="654BEA8F" w14:textId="77777777" w:rsidR="00582B17" w:rsidRPr="0029628B" w:rsidRDefault="00007A26" w:rsidP="00007A26">
      <w:pPr>
        <w:pStyle w:val="2AutoList5"/>
        <w:numPr>
          <w:ilvl w:val="0"/>
          <w:numId w:val="10"/>
        </w:numPr>
        <w:tabs>
          <w:tab w:val="clear" w:pos="1980"/>
          <w:tab w:val="left" w:pos="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Pr="0029628B">
        <w:rPr>
          <w:rFonts w:asciiTheme="minorHAnsi" w:hAnsiTheme="minorHAnsi" w:cstheme="minorHAnsi"/>
          <w:sz w:val="22"/>
          <w:szCs w:val="22"/>
        </w:rPr>
        <w:t xml:space="preserve"> is to schedule Facilities Operations meeting for the Owner.</w:t>
      </w:r>
    </w:p>
    <w:p w14:paraId="6FFBD3EC" w14:textId="77777777" w:rsidR="00582B17" w:rsidRPr="0029628B" w:rsidRDefault="00582B17">
      <w:pPr>
        <w:pStyle w:val="2AutoList5"/>
        <w:tabs>
          <w:tab w:val="num" w:pos="360"/>
        </w:tabs>
        <w:ind w:left="360" w:hanging="360"/>
        <w:rPr>
          <w:rFonts w:asciiTheme="minorHAnsi" w:hAnsiTheme="minorHAnsi" w:cstheme="minorHAnsi"/>
          <w:sz w:val="22"/>
          <w:szCs w:val="22"/>
        </w:rPr>
      </w:pPr>
    </w:p>
    <w:p w14:paraId="3DB5BBE7" w14:textId="6812A89E" w:rsidR="00582B17" w:rsidRPr="0029628B" w:rsidRDefault="00007A26" w:rsidP="00007A26">
      <w:pPr>
        <w:pStyle w:val="2AutoList5"/>
        <w:numPr>
          <w:ilvl w:val="0"/>
          <w:numId w:val="10"/>
        </w:numPr>
        <w:tabs>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Manager</w:t>
      </w:r>
      <w:r w:rsidR="00931DA6">
        <w:rPr>
          <w:rFonts w:asciiTheme="minorHAnsi" w:hAnsiTheme="minorHAnsi" w:cstheme="minorHAnsi"/>
          <w:i/>
          <w:iCs/>
          <w:sz w:val="22"/>
          <w:szCs w:val="22"/>
        </w:rPr>
        <w:t xml:space="preserve"> and </w:t>
      </w:r>
      <w:r w:rsidRPr="0029628B">
        <w:rPr>
          <w:rFonts w:asciiTheme="minorHAnsi" w:hAnsiTheme="minorHAnsi" w:cstheme="minorHAnsi"/>
          <w:i/>
          <w:iCs/>
          <w:sz w:val="22"/>
          <w:szCs w:val="22"/>
        </w:rPr>
        <w:t>Project Superintendent</w:t>
      </w:r>
      <w:r w:rsidRPr="0029628B">
        <w:rPr>
          <w:rFonts w:asciiTheme="minorHAnsi" w:hAnsiTheme="minorHAnsi" w:cstheme="minorHAnsi"/>
          <w:sz w:val="22"/>
          <w:szCs w:val="22"/>
        </w:rPr>
        <w:t xml:space="preserve"> are </w:t>
      </w:r>
      <w:r w:rsidR="00931DA6">
        <w:rPr>
          <w:rFonts w:asciiTheme="minorHAnsi" w:hAnsiTheme="minorHAnsi" w:cstheme="minorHAnsi"/>
          <w:sz w:val="22"/>
          <w:szCs w:val="22"/>
        </w:rPr>
        <w:t xml:space="preserve">responsible for </w:t>
      </w:r>
      <w:r w:rsidR="007D39A8">
        <w:rPr>
          <w:rFonts w:asciiTheme="minorHAnsi" w:hAnsiTheme="minorHAnsi" w:cstheme="minorHAnsi"/>
          <w:sz w:val="22"/>
          <w:szCs w:val="22"/>
        </w:rPr>
        <w:t>collecting and reviewing</w:t>
      </w:r>
      <w:r w:rsidRPr="0029628B">
        <w:rPr>
          <w:rFonts w:asciiTheme="minorHAnsi" w:hAnsiTheme="minorHAnsi" w:cstheme="minorHAnsi"/>
          <w:sz w:val="22"/>
          <w:szCs w:val="22"/>
        </w:rPr>
        <w:t xml:space="preserve"> all as-built drawings </w:t>
      </w:r>
      <w:r w:rsidR="007D39A8">
        <w:rPr>
          <w:rFonts w:asciiTheme="minorHAnsi" w:hAnsiTheme="minorHAnsi" w:cstheme="minorHAnsi"/>
          <w:sz w:val="22"/>
          <w:szCs w:val="22"/>
        </w:rPr>
        <w:t xml:space="preserve">to be </w:t>
      </w:r>
      <w:r w:rsidR="003B591F">
        <w:rPr>
          <w:rFonts w:asciiTheme="minorHAnsi" w:hAnsiTheme="minorHAnsi" w:cstheme="minorHAnsi"/>
          <w:sz w:val="22"/>
          <w:szCs w:val="22"/>
        </w:rPr>
        <w:t xml:space="preserve">submitted </w:t>
      </w:r>
      <w:r w:rsidR="003B591F" w:rsidRPr="0029628B">
        <w:rPr>
          <w:rFonts w:asciiTheme="minorHAnsi" w:hAnsiTheme="minorHAnsi" w:cstheme="minorHAnsi"/>
          <w:sz w:val="22"/>
          <w:szCs w:val="22"/>
        </w:rPr>
        <w:t>30</w:t>
      </w:r>
      <w:r w:rsidRPr="0029628B">
        <w:rPr>
          <w:rFonts w:asciiTheme="minorHAnsi" w:hAnsiTheme="minorHAnsi" w:cstheme="minorHAnsi"/>
          <w:sz w:val="22"/>
          <w:szCs w:val="22"/>
        </w:rPr>
        <w:t xml:space="preserve"> days </w:t>
      </w:r>
      <w:r w:rsidR="004A331F">
        <w:rPr>
          <w:rFonts w:asciiTheme="minorHAnsi" w:hAnsiTheme="minorHAnsi" w:cstheme="minorHAnsi"/>
          <w:sz w:val="22"/>
          <w:szCs w:val="22"/>
        </w:rPr>
        <w:t>prior to</w:t>
      </w:r>
      <w:r w:rsidRPr="0029628B">
        <w:rPr>
          <w:rFonts w:asciiTheme="minorHAnsi" w:hAnsiTheme="minorHAnsi" w:cstheme="minorHAnsi"/>
          <w:sz w:val="22"/>
          <w:szCs w:val="22"/>
        </w:rPr>
        <w:t xml:space="preserve"> Substantial Completion.</w:t>
      </w:r>
    </w:p>
    <w:p w14:paraId="30DCCCAD" w14:textId="77777777" w:rsidR="00582B17" w:rsidRPr="0029628B" w:rsidRDefault="00582B17">
      <w:pPr>
        <w:tabs>
          <w:tab w:val="num" w:pos="360"/>
        </w:tabs>
        <w:ind w:left="360" w:hanging="360"/>
        <w:jc w:val="both"/>
        <w:rPr>
          <w:rFonts w:asciiTheme="minorHAnsi" w:hAnsiTheme="minorHAnsi" w:cstheme="minorHAnsi"/>
          <w:sz w:val="22"/>
          <w:szCs w:val="22"/>
        </w:rPr>
      </w:pPr>
    </w:p>
    <w:p w14:paraId="196E0FAD" w14:textId="1BF4B377" w:rsidR="00582B17" w:rsidRPr="0029628B" w:rsidRDefault="00007A26" w:rsidP="00007A26">
      <w:pPr>
        <w:pStyle w:val="2AutoList5"/>
        <w:numPr>
          <w:ilvl w:val="0"/>
          <w:numId w:val="10"/>
        </w:numPr>
        <w:tabs>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Project Superintendent is to have the Punch List 100% complete </w:t>
      </w:r>
      <w:r w:rsidR="007D39A8" w:rsidRPr="004A331F">
        <w:rPr>
          <w:rFonts w:asciiTheme="minorHAnsi" w:hAnsiTheme="minorHAnsi" w:cstheme="minorHAnsi"/>
          <w:sz w:val="22"/>
          <w:szCs w:val="22"/>
          <w:u w:val="single"/>
        </w:rPr>
        <w:fldChar w:fldCharType="begin">
          <w:ffData>
            <w:name w:val="DaysPunchComplete"/>
            <w:enabled/>
            <w:calcOnExit w:val="0"/>
            <w:textInput>
              <w:type w:val="number"/>
              <w:format w:val="0"/>
            </w:textInput>
          </w:ffData>
        </w:fldChar>
      </w:r>
      <w:bookmarkStart w:id="367" w:name="DaysPunchComplete"/>
      <w:r w:rsidR="007D39A8" w:rsidRPr="004A331F">
        <w:rPr>
          <w:rFonts w:asciiTheme="minorHAnsi" w:hAnsiTheme="minorHAnsi" w:cstheme="minorHAnsi"/>
          <w:sz w:val="22"/>
          <w:szCs w:val="22"/>
          <w:u w:val="single"/>
        </w:rPr>
        <w:instrText xml:space="preserve"> FORMTEXT </w:instrText>
      </w:r>
      <w:r w:rsidR="007D39A8" w:rsidRPr="004A331F">
        <w:rPr>
          <w:rFonts w:asciiTheme="minorHAnsi" w:hAnsiTheme="minorHAnsi" w:cstheme="minorHAnsi"/>
          <w:sz w:val="22"/>
          <w:szCs w:val="22"/>
          <w:u w:val="single"/>
        </w:rPr>
      </w:r>
      <w:r w:rsidR="007D39A8" w:rsidRPr="004A331F">
        <w:rPr>
          <w:rFonts w:asciiTheme="minorHAnsi" w:hAnsiTheme="minorHAnsi" w:cstheme="minorHAnsi"/>
          <w:sz w:val="22"/>
          <w:szCs w:val="22"/>
          <w:u w:val="single"/>
        </w:rPr>
        <w:fldChar w:fldCharType="separate"/>
      </w:r>
      <w:r w:rsidR="007D39A8" w:rsidRPr="004A331F">
        <w:rPr>
          <w:rFonts w:asciiTheme="minorHAnsi" w:hAnsiTheme="minorHAnsi" w:cstheme="minorHAnsi"/>
          <w:noProof/>
          <w:sz w:val="22"/>
          <w:szCs w:val="22"/>
          <w:u w:val="single"/>
        </w:rPr>
        <w:t> </w:t>
      </w:r>
      <w:r w:rsidR="007D39A8" w:rsidRPr="004A331F">
        <w:rPr>
          <w:rFonts w:asciiTheme="minorHAnsi" w:hAnsiTheme="minorHAnsi" w:cstheme="minorHAnsi"/>
          <w:noProof/>
          <w:sz w:val="22"/>
          <w:szCs w:val="22"/>
          <w:u w:val="single"/>
        </w:rPr>
        <w:t> </w:t>
      </w:r>
      <w:r w:rsidR="007D39A8" w:rsidRPr="004A331F">
        <w:rPr>
          <w:rFonts w:asciiTheme="minorHAnsi" w:hAnsiTheme="minorHAnsi" w:cstheme="minorHAnsi"/>
          <w:noProof/>
          <w:sz w:val="22"/>
          <w:szCs w:val="22"/>
          <w:u w:val="single"/>
        </w:rPr>
        <w:t> </w:t>
      </w:r>
      <w:r w:rsidR="007D39A8" w:rsidRPr="004A331F">
        <w:rPr>
          <w:rFonts w:asciiTheme="minorHAnsi" w:hAnsiTheme="minorHAnsi" w:cstheme="minorHAnsi"/>
          <w:noProof/>
          <w:sz w:val="22"/>
          <w:szCs w:val="22"/>
          <w:u w:val="single"/>
        </w:rPr>
        <w:t> </w:t>
      </w:r>
      <w:r w:rsidR="007D39A8" w:rsidRPr="004A331F">
        <w:rPr>
          <w:rFonts w:asciiTheme="minorHAnsi" w:hAnsiTheme="minorHAnsi" w:cstheme="minorHAnsi"/>
          <w:noProof/>
          <w:sz w:val="22"/>
          <w:szCs w:val="22"/>
          <w:u w:val="single"/>
        </w:rPr>
        <w:t> </w:t>
      </w:r>
      <w:r w:rsidR="007D39A8" w:rsidRPr="004A331F">
        <w:rPr>
          <w:rFonts w:asciiTheme="minorHAnsi" w:hAnsiTheme="minorHAnsi" w:cstheme="minorHAnsi"/>
          <w:sz w:val="22"/>
          <w:szCs w:val="22"/>
          <w:u w:val="single"/>
        </w:rPr>
        <w:fldChar w:fldCharType="end"/>
      </w:r>
      <w:bookmarkEnd w:id="367"/>
      <w:r w:rsidRPr="0029628B">
        <w:rPr>
          <w:rFonts w:asciiTheme="minorHAnsi" w:hAnsiTheme="minorHAnsi" w:cstheme="minorHAnsi"/>
          <w:sz w:val="22"/>
          <w:szCs w:val="22"/>
        </w:rPr>
        <w:t xml:space="preserve"> days before Final Completion and have sign</w:t>
      </w:r>
      <w:r w:rsidR="004A331F">
        <w:rPr>
          <w:rFonts w:asciiTheme="minorHAnsi" w:hAnsiTheme="minorHAnsi" w:cstheme="minorHAnsi"/>
          <w:sz w:val="22"/>
          <w:szCs w:val="22"/>
        </w:rPr>
        <w:t>-</w:t>
      </w:r>
      <w:r w:rsidRPr="0029628B">
        <w:rPr>
          <w:rFonts w:asciiTheme="minorHAnsi" w:hAnsiTheme="minorHAnsi" w:cstheme="minorHAnsi"/>
          <w:sz w:val="22"/>
          <w:szCs w:val="22"/>
        </w:rPr>
        <w:t>off by Owner/Architect.</w:t>
      </w:r>
    </w:p>
    <w:p w14:paraId="36AF6883" w14:textId="77777777" w:rsidR="00582B17" w:rsidRPr="0029628B" w:rsidRDefault="00582B17">
      <w:pPr>
        <w:pStyle w:val="2AutoList5"/>
        <w:tabs>
          <w:tab w:val="num" w:pos="360"/>
        </w:tabs>
        <w:ind w:left="360" w:hanging="360"/>
        <w:rPr>
          <w:rFonts w:asciiTheme="minorHAnsi" w:hAnsiTheme="minorHAnsi" w:cstheme="minorHAnsi"/>
          <w:sz w:val="22"/>
          <w:szCs w:val="22"/>
        </w:rPr>
      </w:pPr>
    </w:p>
    <w:p w14:paraId="26780280" w14:textId="412829B0" w:rsidR="00582B17" w:rsidRPr="0029628B" w:rsidRDefault="00007A26" w:rsidP="00007A26">
      <w:pPr>
        <w:pStyle w:val="2AutoList5"/>
        <w:numPr>
          <w:ilvl w:val="0"/>
          <w:numId w:val="10"/>
        </w:numPr>
        <w:tabs>
          <w:tab w:val="clear" w:pos="1440"/>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project </w:t>
      </w:r>
      <w:r w:rsidR="009D0963" w:rsidRPr="0029628B">
        <w:rPr>
          <w:rFonts w:asciiTheme="minorHAnsi" w:hAnsiTheme="minorHAnsi" w:cstheme="minorHAnsi"/>
          <w:sz w:val="22"/>
          <w:szCs w:val="22"/>
        </w:rPr>
        <w:t>paperwork</w:t>
      </w:r>
      <w:r w:rsidRPr="0029628B">
        <w:rPr>
          <w:rFonts w:asciiTheme="minorHAnsi" w:hAnsiTheme="minorHAnsi" w:cstheme="minorHAnsi"/>
          <w:sz w:val="22"/>
          <w:szCs w:val="22"/>
        </w:rPr>
        <w:t xml:space="preserve"> is to be finalized</w:t>
      </w:r>
      <w:r w:rsidR="00E40399" w:rsidRPr="0029628B">
        <w:rPr>
          <w:rFonts w:asciiTheme="minorHAnsi" w:hAnsiTheme="minorHAnsi" w:cstheme="minorHAnsi"/>
          <w:sz w:val="22"/>
          <w:szCs w:val="22"/>
        </w:rPr>
        <w:t>,</w:t>
      </w:r>
      <w:r w:rsidR="006045A0">
        <w:rPr>
          <w:rFonts w:asciiTheme="minorHAnsi" w:hAnsiTheme="minorHAnsi" w:cstheme="minorHAnsi"/>
          <w:sz w:val="22"/>
          <w:szCs w:val="22"/>
        </w:rPr>
        <w:t xml:space="preserve"> </w:t>
      </w:r>
      <w:r w:rsidR="00E40399">
        <w:rPr>
          <w:rFonts w:asciiTheme="minorHAnsi" w:hAnsiTheme="minorHAnsi" w:cstheme="minorHAnsi"/>
          <w:sz w:val="22"/>
          <w:szCs w:val="22"/>
        </w:rPr>
        <w:t xml:space="preserve">closeout </w:t>
      </w:r>
      <w:r w:rsidR="006045A0">
        <w:rPr>
          <w:rFonts w:asciiTheme="minorHAnsi" w:hAnsiTheme="minorHAnsi" w:cstheme="minorHAnsi"/>
          <w:sz w:val="22"/>
          <w:szCs w:val="22"/>
        </w:rPr>
        <w:t>complete,</w:t>
      </w:r>
      <w:r w:rsidRPr="0029628B">
        <w:rPr>
          <w:rFonts w:asciiTheme="minorHAnsi" w:hAnsiTheme="minorHAnsi" w:cstheme="minorHAnsi"/>
          <w:sz w:val="22"/>
          <w:szCs w:val="22"/>
        </w:rPr>
        <w:t xml:space="preserve"> and filed by</w:t>
      </w:r>
      <w:ins w:id="368" w:author="Bobby Fetting" w:date="2026-02-24T07:34:00Z" w16du:dateUtc="2026-02-24T12:34:00Z">
        <w:r w:rsidR="006045A0">
          <w:rPr>
            <w:rFonts w:asciiTheme="minorHAnsi" w:hAnsiTheme="minorHAnsi" w:cstheme="minorHAnsi"/>
            <w:sz w:val="22"/>
            <w:szCs w:val="22"/>
          </w:rPr>
          <w:t xml:space="preserve"> </w:t>
        </w:r>
        <w:r w:rsidR="006045A0">
          <w:rPr>
            <w:rFonts w:asciiTheme="minorHAnsi" w:hAnsiTheme="minorHAnsi" w:cstheme="minorHAnsi"/>
            <w:sz w:val="22"/>
            <w:szCs w:val="22"/>
          </w:rPr>
          <w:fldChar w:fldCharType="begin">
            <w:ffData>
              <w:name w:val="CloseoutCompleteDate"/>
              <w:enabled/>
              <w:calcOnExit w:val="0"/>
              <w:textInput>
                <w:type w:val="date"/>
                <w:format w:val="dddd, MMMM d, yyyy"/>
              </w:textInput>
            </w:ffData>
          </w:fldChar>
        </w:r>
        <w:bookmarkStart w:id="369" w:name="CloseoutCompleteDate"/>
        <w:r w:rsidR="006045A0">
          <w:rPr>
            <w:rFonts w:asciiTheme="minorHAnsi" w:hAnsiTheme="minorHAnsi" w:cstheme="minorHAnsi"/>
            <w:sz w:val="22"/>
            <w:szCs w:val="22"/>
          </w:rPr>
          <w:instrText xml:space="preserve"> FORMTEXT </w:instrText>
        </w:r>
        <w:r w:rsidR="006045A0">
          <w:rPr>
            <w:rFonts w:asciiTheme="minorHAnsi" w:hAnsiTheme="minorHAnsi" w:cstheme="minorHAnsi"/>
            <w:sz w:val="22"/>
            <w:szCs w:val="22"/>
          </w:rPr>
        </w:r>
        <w:r w:rsidR="006045A0">
          <w:rPr>
            <w:rFonts w:asciiTheme="minorHAnsi" w:hAnsiTheme="minorHAnsi" w:cstheme="minorHAnsi"/>
            <w:sz w:val="22"/>
            <w:szCs w:val="22"/>
          </w:rPr>
          <w:fldChar w:fldCharType="separate"/>
        </w:r>
        <w:r w:rsidR="006045A0">
          <w:rPr>
            <w:rFonts w:asciiTheme="minorHAnsi" w:hAnsiTheme="minorHAnsi" w:cstheme="minorHAnsi"/>
            <w:noProof/>
            <w:sz w:val="22"/>
            <w:szCs w:val="22"/>
          </w:rPr>
          <w:t> </w:t>
        </w:r>
        <w:r w:rsidR="006045A0">
          <w:rPr>
            <w:rFonts w:asciiTheme="minorHAnsi" w:hAnsiTheme="minorHAnsi" w:cstheme="minorHAnsi"/>
            <w:noProof/>
            <w:sz w:val="22"/>
            <w:szCs w:val="22"/>
          </w:rPr>
          <w:t> </w:t>
        </w:r>
        <w:r w:rsidR="006045A0">
          <w:rPr>
            <w:rFonts w:asciiTheme="minorHAnsi" w:hAnsiTheme="minorHAnsi" w:cstheme="minorHAnsi"/>
            <w:noProof/>
            <w:sz w:val="22"/>
            <w:szCs w:val="22"/>
          </w:rPr>
          <w:t> </w:t>
        </w:r>
        <w:r w:rsidR="006045A0">
          <w:rPr>
            <w:rFonts w:asciiTheme="minorHAnsi" w:hAnsiTheme="minorHAnsi" w:cstheme="minorHAnsi"/>
            <w:noProof/>
            <w:sz w:val="22"/>
            <w:szCs w:val="22"/>
          </w:rPr>
          <w:t> </w:t>
        </w:r>
        <w:r w:rsidR="006045A0">
          <w:rPr>
            <w:rFonts w:asciiTheme="minorHAnsi" w:hAnsiTheme="minorHAnsi" w:cstheme="minorHAnsi"/>
            <w:noProof/>
            <w:sz w:val="22"/>
            <w:szCs w:val="22"/>
          </w:rPr>
          <w:t> </w:t>
        </w:r>
        <w:r w:rsidR="006045A0">
          <w:rPr>
            <w:rFonts w:asciiTheme="minorHAnsi" w:hAnsiTheme="minorHAnsi" w:cstheme="minorHAnsi"/>
            <w:sz w:val="22"/>
            <w:szCs w:val="22"/>
          </w:rPr>
          <w:fldChar w:fldCharType="end"/>
        </w:r>
      </w:ins>
      <w:bookmarkEnd w:id="369"/>
      <w:r w:rsidRPr="0029628B">
        <w:rPr>
          <w:rFonts w:asciiTheme="minorHAnsi" w:hAnsiTheme="minorHAnsi" w:cstheme="minorHAnsi"/>
          <w:sz w:val="22"/>
          <w:szCs w:val="22"/>
        </w:rPr>
        <w:t>.</w:t>
      </w:r>
    </w:p>
    <w:p w14:paraId="54C529ED" w14:textId="77777777" w:rsidR="00582B17" w:rsidRPr="0029628B" w:rsidRDefault="00582B17">
      <w:pPr>
        <w:tabs>
          <w:tab w:val="num" w:pos="360"/>
        </w:tabs>
        <w:ind w:left="360" w:hanging="360"/>
        <w:jc w:val="both"/>
        <w:rPr>
          <w:rFonts w:asciiTheme="minorHAnsi" w:hAnsiTheme="minorHAnsi" w:cstheme="minorHAnsi"/>
          <w:sz w:val="22"/>
          <w:szCs w:val="22"/>
        </w:rPr>
      </w:pPr>
    </w:p>
    <w:p w14:paraId="4EC67A88" w14:textId="2863A3EC" w:rsidR="00582B17" w:rsidRPr="0029628B" w:rsidRDefault="00007A26" w:rsidP="00007A26">
      <w:pPr>
        <w:pStyle w:val="2AutoList5"/>
        <w:numPr>
          <w:ilvl w:val="0"/>
          <w:numId w:val="10"/>
        </w:numPr>
        <w:tabs>
          <w:tab w:val="clear" w:pos="1440"/>
          <w:tab w:val="clear" w:pos="1980"/>
          <w:tab w:val="num" w:pos="360"/>
        </w:tabs>
        <w:ind w:left="360"/>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Team</w:t>
      </w:r>
      <w:r w:rsidRPr="0029628B">
        <w:rPr>
          <w:rFonts w:asciiTheme="minorHAnsi" w:hAnsiTheme="minorHAnsi" w:cstheme="minorHAnsi"/>
          <w:sz w:val="22"/>
          <w:szCs w:val="22"/>
        </w:rPr>
        <w:t xml:space="preserve"> is to have a final </w:t>
      </w:r>
      <w:r w:rsidR="008818D3" w:rsidRPr="0029628B">
        <w:rPr>
          <w:rFonts w:asciiTheme="minorHAnsi" w:hAnsiTheme="minorHAnsi" w:cstheme="minorHAnsi"/>
          <w:sz w:val="22"/>
          <w:szCs w:val="22"/>
        </w:rPr>
        <w:t>review of</w:t>
      </w:r>
      <w:r w:rsidRPr="0029628B">
        <w:rPr>
          <w:rFonts w:asciiTheme="minorHAnsi" w:hAnsiTheme="minorHAnsi" w:cstheme="minorHAnsi"/>
          <w:sz w:val="22"/>
          <w:szCs w:val="22"/>
        </w:rPr>
        <w:t xml:space="preserve"> the project and budget.</w:t>
      </w:r>
    </w:p>
    <w:p w14:paraId="1C0157D6" w14:textId="77777777" w:rsidR="00582B17" w:rsidRPr="0029628B" w:rsidRDefault="00582B17">
      <w:pPr>
        <w:pStyle w:val="2AutoList5"/>
        <w:tabs>
          <w:tab w:val="num" w:pos="360"/>
        </w:tabs>
        <w:ind w:left="360" w:hanging="360"/>
        <w:rPr>
          <w:rFonts w:asciiTheme="minorHAnsi" w:hAnsiTheme="minorHAnsi" w:cstheme="minorHAnsi"/>
          <w:sz w:val="22"/>
          <w:szCs w:val="22"/>
        </w:rPr>
      </w:pPr>
    </w:p>
    <w:p w14:paraId="0FF028E3" w14:textId="67E4439F" w:rsidR="00582B17" w:rsidRPr="0029628B" w:rsidRDefault="00007A26" w:rsidP="00007A26">
      <w:pPr>
        <w:numPr>
          <w:ilvl w:val="0"/>
          <w:numId w:val="10"/>
        </w:numPr>
        <w:tabs>
          <w:tab w:val="clear" w:pos="1980"/>
          <w:tab w:val="num" w:pos="360"/>
        </w:tabs>
        <w:ind w:left="360"/>
        <w:jc w:val="both"/>
        <w:rPr>
          <w:rFonts w:asciiTheme="minorHAnsi" w:hAnsiTheme="minorHAnsi" w:cstheme="minorHAnsi"/>
          <w:sz w:val="22"/>
          <w:szCs w:val="22"/>
        </w:rPr>
      </w:pPr>
      <w:r w:rsidRPr="0029628B">
        <w:rPr>
          <w:rFonts w:asciiTheme="minorHAnsi" w:hAnsiTheme="minorHAnsi" w:cstheme="minorHAnsi"/>
          <w:sz w:val="22"/>
          <w:szCs w:val="22"/>
        </w:rPr>
        <w:t xml:space="preserve">The </w:t>
      </w:r>
      <w:r w:rsidRPr="0029628B">
        <w:rPr>
          <w:rFonts w:asciiTheme="minorHAnsi" w:hAnsiTheme="minorHAnsi" w:cstheme="minorHAnsi"/>
          <w:i/>
          <w:iCs/>
          <w:sz w:val="22"/>
          <w:szCs w:val="22"/>
        </w:rPr>
        <w:t>Project Team</w:t>
      </w:r>
      <w:r w:rsidRPr="0029628B">
        <w:rPr>
          <w:rFonts w:asciiTheme="minorHAnsi" w:hAnsiTheme="minorHAnsi" w:cstheme="minorHAnsi"/>
          <w:sz w:val="22"/>
          <w:szCs w:val="22"/>
        </w:rPr>
        <w:t xml:space="preserve"> will meet Hedrick Brothers </w:t>
      </w:r>
      <w:r w:rsidR="00C213E4">
        <w:rPr>
          <w:rFonts w:asciiTheme="minorHAnsi" w:hAnsiTheme="minorHAnsi" w:cstheme="minorHAnsi"/>
          <w:sz w:val="22"/>
          <w:szCs w:val="22"/>
        </w:rPr>
        <w:t xml:space="preserve">Executives </w:t>
      </w:r>
      <w:r w:rsidRPr="0029628B">
        <w:rPr>
          <w:rFonts w:asciiTheme="minorHAnsi" w:hAnsiTheme="minorHAnsi" w:cstheme="minorHAnsi"/>
          <w:sz w:val="22"/>
          <w:szCs w:val="22"/>
        </w:rPr>
        <w:t xml:space="preserve">and summarize the project, project costs, </w:t>
      </w:r>
      <w:r w:rsidR="00915AC1">
        <w:rPr>
          <w:rFonts w:asciiTheme="minorHAnsi" w:hAnsiTheme="minorHAnsi" w:cstheme="minorHAnsi"/>
          <w:sz w:val="22"/>
          <w:szCs w:val="22"/>
        </w:rPr>
        <w:t>subcontractor</w:t>
      </w:r>
      <w:r w:rsidRPr="0029628B">
        <w:rPr>
          <w:rFonts w:asciiTheme="minorHAnsi" w:hAnsiTheme="minorHAnsi" w:cstheme="minorHAnsi"/>
          <w:sz w:val="22"/>
          <w:szCs w:val="22"/>
        </w:rPr>
        <w:t xml:space="preserve"> performance</w:t>
      </w:r>
      <w:r w:rsidR="00C213E4">
        <w:rPr>
          <w:rFonts w:asciiTheme="minorHAnsi" w:hAnsiTheme="minorHAnsi" w:cstheme="minorHAnsi"/>
          <w:sz w:val="22"/>
          <w:szCs w:val="22"/>
        </w:rPr>
        <w:t>,</w:t>
      </w:r>
      <w:r w:rsidRPr="0029628B">
        <w:rPr>
          <w:rFonts w:asciiTheme="minorHAnsi" w:hAnsiTheme="minorHAnsi" w:cstheme="minorHAnsi"/>
          <w:sz w:val="22"/>
          <w:szCs w:val="22"/>
        </w:rPr>
        <w:t xml:space="preserve"> and lessons learned.</w:t>
      </w:r>
    </w:p>
    <w:p w14:paraId="526770CE" w14:textId="77777777" w:rsidR="00582B17" w:rsidRPr="0029628B" w:rsidRDefault="00582B17">
      <w:pPr>
        <w:pStyle w:val="2AutoList5"/>
        <w:tabs>
          <w:tab w:val="clear" w:pos="1440"/>
        </w:tabs>
        <w:ind w:left="-360" w:firstLine="0"/>
        <w:rPr>
          <w:rFonts w:asciiTheme="minorHAnsi" w:hAnsiTheme="minorHAnsi" w:cstheme="minorHAnsi"/>
          <w:sz w:val="22"/>
          <w:szCs w:val="22"/>
        </w:rPr>
      </w:pPr>
    </w:p>
    <w:p w14:paraId="198F489A" w14:textId="23C2DA8C" w:rsidR="00582B17" w:rsidRPr="0029628B" w:rsidRDefault="00007A26">
      <w:pPr>
        <w:pStyle w:val="2AutoList5"/>
        <w:ind w:left="-360" w:firstLine="0"/>
        <w:rPr>
          <w:rFonts w:asciiTheme="minorHAnsi" w:hAnsiTheme="minorHAnsi" w:cstheme="minorHAnsi"/>
          <w:b/>
          <w:bCs/>
          <w:sz w:val="22"/>
          <w:szCs w:val="22"/>
          <w:u w:val="single"/>
        </w:rPr>
      </w:pPr>
      <w:r w:rsidRPr="0029628B">
        <w:rPr>
          <w:rFonts w:asciiTheme="minorHAnsi" w:hAnsiTheme="minorHAnsi" w:cstheme="minorHAnsi"/>
          <w:b/>
          <w:bCs/>
          <w:sz w:val="22"/>
          <w:szCs w:val="22"/>
          <w:u w:val="single"/>
        </w:rPr>
        <w:t>XI</w:t>
      </w:r>
      <w:r w:rsidR="001201FD" w:rsidRPr="0029628B">
        <w:rPr>
          <w:rFonts w:asciiTheme="minorHAnsi" w:hAnsiTheme="minorHAnsi" w:cstheme="minorHAnsi"/>
          <w:b/>
          <w:bCs/>
          <w:sz w:val="22"/>
          <w:szCs w:val="22"/>
          <w:u w:val="single"/>
        </w:rPr>
        <w:t>. Attachments</w:t>
      </w:r>
      <w:r w:rsidRPr="0029628B">
        <w:rPr>
          <w:rFonts w:asciiTheme="minorHAnsi" w:hAnsiTheme="minorHAnsi" w:cstheme="minorHAnsi"/>
          <w:b/>
          <w:bCs/>
          <w:sz w:val="22"/>
          <w:szCs w:val="22"/>
          <w:u w:val="single"/>
        </w:rPr>
        <w:t xml:space="preserve"> </w:t>
      </w:r>
      <w:r w:rsidR="00F83C57" w:rsidRPr="0029628B">
        <w:rPr>
          <w:rFonts w:asciiTheme="minorHAnsi" w:hAnsiTheme="minorHAnsi" w:cstheme="minorHAnsi"/>
          <w:b/>
          <w:bCs/>
          <w:sz w:val="22"/>
          <w:szCs w:val="22"/>
          <w:u w:val="single"/>
        </w:rPr>
        <w:t>to</w:t>
      </w:r>
      <w:r w:rsidRPr="0029628B">
        <w:rPr>
          <w:rFonts w:asciiTheme="minorHAnsi" w:hAnsiTheme="minorHAnsi" w:cstheme="minorHAnsi"/>
          <w:b/>
          <w:bCs/>
          <w:sz w:val="22"/>
          <w:szCs w:val="22"/>
          <w:u w:val="single"/>
        </w:rPr>
        <w:t xml:space="preserve"> Be Included:</w:t>
      </w:r>
    </w:p>
    <w:p w14:paraId="7CBEED82" w14:textId="77777777" w:rsidR="00582B17" w:rsidRDefault="00582B17">
      <w:pPr>
        <w:ind w:left="-360"/>
        <w:jc w:val="both"/>
        <w:rPr>
          <w:rFonts w:asciiTheme="minorHAnsi" w:hAnsiTheme="minorHAnsi" w:cstheme="minorHAnsi"/>
          <w:b/>
          <w:bCs/>
          <w:sz w:val="22"/>
          <w:szCs w:val="22"/>
        </w:rPr>
      </w:pPr>
    </w:p>
    <w:p w14:paraId="57D9C88D" w14:textId="325AC04F" w:rsidR="00085EAE" w:rsidRDefault="00085EAE" w:rsidP="00844D5A">
      <w:pPr>
        <w:tabs>
          <w:tab w:val="left" w:pos="0"/>
          <w:tab w:val="left" w:pos="360"/>
          <w:tab w:val="left" w:pos="5040"/>
          <w:tab w:val="left" w:pos="5400"/>
        </w:tabs>
        <w:ind w:left="-360"/>
        <w:jc w:val="both"/>
        <w:rPr>
          <w:rFonts w:asciiTheme="minorHAnsi" w:hAnsiTheme="minorHAnsi" w:cstheme="minorBidi"/>
          <w:b/>
          <w:sz w:val="22"/>
          <w:szCs w:val="22"/>
        </w:rPr>
      </w:pPr>
      <w:r>
        <w:rPr>
          <w:rFonts w:asciiTheme="minorHAnsi" w:hAnsiTheme="minorHAnsi" w:cstheme="minorHAnsi"/>
          <w:b/>
          <w:bCs/>
          <w:sz w:val="22"/>
          <w:szCs w:val="22"/>
        </w:rPr>
        <w:tab/>
      </w:r>
      <w:r w:rsidR="007E3DEA" w:rsidRPr="489E1739">
        <w:rPr>
          <w:rFonts w:asciiTheme="minorHAnsi" w:hAnsiTheme="minorHAnsi" w:cstheme="minorBidi"/>
          <w:b/>
          <w:sz w:val="22"/>
          <w:szCs w:val="22"/>
        </w:rPr>
        <w:t xml:space="preserve">01 </w:t>
      </w:r>
      <w:r w:rsidR="000C1B5C">
        <w:rPr>
          <w:rFonts w:asciiTheme="minorHAnsi" w:hAnsiTheme="minorHAnsi" w:cstheme="minorHAnsi"/>
          <w:b/>
          <w:bCs/>
          <w:sz w:val="22"/>
          <w:szCs w:val="22"/>
        </w:rPr>
        <w:tab/>
      </w:r>
      <w:r w:rsidR="00B8692E" w:rsidRPr="489E1739">
        <w:rPr>
          <w:rFonts w:asciiTheme="minorHAnsi" w:hAnsiTheme="minorHAnsi" w:cstheme="minorBidi"/>
          <w:b/>
          <w:sz w:val="22"/>
          <w:szCs w:val="22"/>
        </w:rPr>
        <w:t xml:space="preserve">Project </w:t>
      </w:r>
      <w:r w:rsidR="00844D5A" w:rsidRPr="489E1739">
        <w:rPr>
          <w:rFonts w:asciiTheme="minorHAnsi" w:hAnsiTheme="minorHAnsi" w:cstheme="minorBidi"/>
          <w:b/>
          <w:sz w:val="22"/>
          <w:szCs w:val="22"/>
        </w:rPr>
        <w:t>Management</w:t>
      </w:r>
      <w:r w:rsidR="000C1B5C">
        <w:rPr>
          <w:rFonts w:asciiTheme="minorHAnsi" w:hAnsiTheme="minorHAnsi" w:cstheme="minorHAnsi"/>
          <w:b/>
          <w:bCs/>
          <w:sz w:val="22"/>
          <w:szCs w:val="22"/>
        </w:rPr>
        <w:tab/>
      </w:r>
      <w:r w:rsidR="000C1B5C" w:rsidRPr="489E1739">
        <w:rPr>
          <w:rFonts w:asciiTheme="minorHAnsi" w:hAnsiTheme="minorHAnsi" w:cstheme="minorBidi"/>
          <w:b/>
          <w:sz w:val="22"/>
          <w:szCs w:val="22"/>
        </w:rPr>
        <w:t>02</w:t>
      </w:r>
      <w:r w:rsidR="000C1B5C">
        <w:rPr>
          <w:rFonts w:asciiTheme="minorHAnsi" w:hAnsiTheme="minorHAnsi" w:cstheme="minorHAnsi"/>
          <w:b/>
          <w:bCs/>
          <w:sz w:val="22"/>
          <w:szCs w:val="22"/>
        </w:rPr>
        <w:tab/>
      </w:r>
      <w:r w:rsidR="000C1B5C" w:rsidRPr="489E1739">
        <w:rPr>
          <w:rFonts w:asciiTheme="minorHAnsi" w:hAnsiTheme="minorHAnsi" w:cstheme="minorBidi"/>
          <w:b/>
          <w:sz w:val="22"/>
          <w:szCs w:val="22"/>
        </w:rPr>
        <w:t>Project Administration</w:t>
      </w:r>
    </w:p>
    <w:p w14:paraId="2A390E21" w14:textId="3222833E" w:rsidR="0063564D" w:rsidRDefault="00B8692E" w:rsidP="00B8692E">
      <w:pPr>
        <w:tabs>
          <w:tab w:val="left" w:pos="0"/>
          <w:tab w:val="left" w:pos="540"/>
          <w:tab w:val="left" w:pos="5040"/>
          <w:tab w:val="left" w:pos="5580"/>
          <w:tab w:val="left" w:pos="6120"/>
        </w:tabs>
        <w:ind w:left="-360"/>
        <w:jc w:val="both"/>
        <w:rPr>
          <w:rFonts w:asciiTheme="minorHAnsi" w:hAnsiTheme="minorHAnsi" w:cstheme="minorHAnsi"/>
          <w:sz w:val="22"/>
          <w:szCs w:val="22"/>
        </w:rPr>
      </w:pPr>
      <w:r>
        <w:rPr>
          <w:rFonts w:asciiTheme="minorHAnsi" w:hAnsiTheme="minorHAnsi" w:cstheme="minorHAnsi"/>
          <w:b/>
          <w:bCs/>
          <w:sz w:val="22"/>
          <w:szCs w:val="22"/>
        </w:rPr>
        <w:tab/>
      </w:r>
      <w:r>
        <w:rPr>
          <w:rFonts w:asciiTheme="minorHAnsi" w:hAnsiTheme="minorHAnsi" w:cstheme="minorHAnsi"/>
          <w:sz w:val="22"/>
          <w:szCs w:val="22"/>
        </w:rPr>
        <w:fldChar w:fldCharType="begin">
          <w:ffData>
            <w:name w:val="Check16"/>
            <w:enabled/>
            <w:calcOnExit w:val="0"/>
            <w:checkBox>
              <w:sizeAuto/>
              <w:default w:val="0"/>
            </w:checkBox>
          </w:ffData>
        </w:fldChar>
      </w:r>
      <w:bookmarkStart w:id="370" w:name="Check16"/>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0"/>
      <w:r>
        <w:rPr>
          <w:rFonts w:asciiTheme="minorHAnsi" w:hAnsiTheme="minorHAnsi" w:cstheme="minorHAnsi"/>
          <w:sz w:val="22"/>
          <w:szCs w:val="22"/>
        </w:rPr>
        <w:tab/>
      </w:r>
      <w:r w:rsidRPr="0029628B">
        <w:rPr>
          <w:rFonts w:asciiTheme="minorHAnsi" w:hAnsiTheme="minorHAnsi" w:cstheme="minorHAnsi"/>
          <w:sz w:val="22"/>
          <w:szCs w:val="22"/>
        </w:rPr>
        <w:t>Estimate</w:t>
      </w:r>
      <w:r w:rsidR="00AC233E">
        <w:rPr>
          <w:rFonts w:asciiTheme="minorHAnsi" w:hAnsiTheme="minorHAnsi" w:cstheme="minorHAnsi"/>
          <w:sz w:val="22"/>
          <w:szCs w:val="22"/>
        </w:rPr>
        <w:tab/>
      </w:r>
      <w:ins w:id="371" w:author="Bobby Fetting" w:date="2026-02-24T09:35:00Z" w16du:dateUtc="2026-02-24T14:35:00Z">
        <w:r w:rsidR="00AC233E">
          <w:rPr>
            <w:rFonts w:asciiTheme="minorHAnsi" w:hAnsiTheme="minorHAnsi" w:cstheme="minorHAnsi"/>
            <w:sz w:val="22"/>
            <w:szCs w:val="22"/>
          </w:rPr>
          <w:fldChar w:fldCharType="begin">
            <w:ffData>
              <w:name w:val="Check20"/>
              <w:enabled/>
              <w:calcOnExit w:val="0"/>
              <w:checkBox>
                <w:sizeAuto/>
                <w:default w:val="0"/>
              </w:checkBox>
            </w:ffData>
          </w:fldChar>
        </w:r>
        <w:r w:rsidR="00AC233E">
          <w:rPr>
            <w:rFonts w:asciiTheme="minorHAnsi" w:hAnsiTheme="minorHAnsi" w:cstheme="minorHAnsi"/>
            <w:sz w:val="22"/>
            <w:szCs w:val="22"/>
          </w:rPr>
          <w:instrText xml:space="preserve"> FORMCHECKBOX </w:instrText>
        </w:r>
        <w:r w:rsidR="00AC233E">
          <w:rPr>
            <w:rFonts w:asciiTheme="minorHAnsi" w:hAnsiTheme="minorHAnsi" w:cstheme="minorHAnsi"/>
            <w:sz w:val="22"/>
            <w:szCs w:val="22"/>
          </w:rPr>
        </w:r>
        <w:r w:rsidR="00AC233E">
          <w:rPr>
            <w:rFonts w:asciiTheme="minorHAnsi" w:hAnsiTheme="minorHAnsi" w:cstheme="minorHAnsi"/>
            <w:sz w:val="22"/>
            <w:szCs w:val="22"/>
          </w:rPr>
          <w:fldChar w:fldCharType="separate"/>
        </w:r>
        <w:r w:rsidR="00AC233E">
          <w:rPr>
            <w:rFonts w:asciiTheme="minorHAnsi" w:hAnsiTheme="minorHAnsi" w:cstheme="minorHAnsi"/>
            <w:sz w:val="22"/>
            <w:szCs w:val="22"/>
          </w:rPr>
          <w:fldChar w:fldCharType="end"/>
        </w:r>
      </w:ins>
      <w:r w:rsidR="00AC233E">
        <w:rPr>
          <w:rFonts w:asciiTheme="minorHAnsi" w:hAnsiTheme="minorHAnsi" w:cstheme="minorHAnsi"/>
          <w:sz w:val="22"/>
          <w:szCs w:val="22"/>
        </w:rPr>
        <w:tab/>
      </w:r>
      <w:hyperlink r:id="rId20" w:history="1">
        <w:r w:rsidR="00AC233E" w:rsidRPr="001A2155">
          <w:rPr>
            <w:rStyle w:val="Hyperlink"/>
            <w:rFonts w:asciiTheme="minorHAnsi" w:hAnsiTheme="minorHAnsi" w:cstheme="minorHAnsi"/>
            <w:sz w:val="22"/>
            <w:szCs w:val="22"/>
          </w:rPr>
          <w:t>Responsibility Matrix</w:t>
        </w:r>
      </w:hyperlink>
    </w:p>
    <w:p w14:paraId="6306F4A9" w14:textId="3473DA3E" w:rsidR="00844D5A" w:rsidRDefault="00AA67B4" w:rsidP="00AA67B4">
      <w:pPr>
        <w:tabs>
          <w:tab w:val="left" w:pos="0"/>
          <w:tab w:val="left" w:pos="540"/>
          <w:tab w:val="left" w:pos="5040"/>
          <w:tab w:val="left" w:pos="5580"/>
          <w:tab w:val="left" w:pos="6120"/>
        </w:tabs>
        <w:jc w:val="both"/>
        <w:rPr>
          <w:rFonts w:asciiTheme="minorHAnsi" w:hAnsiTheme="minorHAnsi" w:cstheme="minorHAnsi"/>
          <w:sz w:val="22"/>
          <w:szCs w:val="22"/>
        </w:rPr>
      </w:pPr>
      <w:r>
        <w:rPr>
          <w:rFonts w:asciiTheme="minorHAnsi" w:hAnsiTheme="minorHAnsi" w:cstheme="minorHAnsi"/>
          <w:sz w:val="22"/>
          <w:szCs w:val="22"/>
        </w:rPr>
        <w:fldChar w:fldCharType="begin">
          <w:ffData>
            <w:name w:val="Check16"/>
            <w:enabled/>
            <w:calcOnExit w:val="0"/>
            <w:checkBox>
              <w:sizeAuto/>
              <w:default w:val="0"/>
            </w:checkBox>
          </w:ffData>
        </w:fldChar>
      </w:r>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r>
        <w:rPr>
          <w:rFonts w:asciiTheme="minorHAnsi" w:hAnsiTheme="minorHAnsi" w:cstheme="minorHAnsi"/>
          <w:sz w:val="22"/>
          <w:szCs w:val="22"/>
        </w:rPr>
        <w:tab/>
      </w:r>
      <w:r w:rsidR="00A64CCB">
        <w:rPr>
          <w:rFonts w:asciiTheme="minorHAnsi" w:hAnsiTheme="minorHAnsi" w:cstheme="minorHAnsi"/>
          <w:sz w:val="22"/>
          <w:szCs w:val="22"/>
        </w:rPr>
        <w:t>Qualifications</w:t>
      </w:r>
      <w:r w:rsidR="00844D5A">
        <w:rPr>
          <w:rFonts w:asciiTheme="minorHAnsi" w:hAnsiTheme="minorHAnsi" w:cstheme="minorHAnsi"/>
          <w:sz w:val="22"/>
          <w:szCs w:val="22"/>
        </w:rPr>
        <w:tab/>
      </w:r>
      <w:ins w:id="372" w:author="Bobby Fetting" w:date="2026-02-24T09:35:00Z" w16du:dateUtc="2026-02-24T14:35:00Z">
        <w:r w:rsidR="00844D5A">
          <w:rPr>
            <w:rFonts w:asciiTheme="minorHAnsi" w:hAnsiTheme="minorHAnsi" w:cstheme="minorHAnsi"/>
            <w:sz w:val="22"/>
            <w:szCs w:val="22"/>
          </w:rPr>
          <w:fldChar w:fldCharType="begin">
            <w:ffData>
              <w:name w:val="Check20"/>
              <w:enabled/>
              <w:calcOnExit w:val="0"/>
              <w:checkBox>
                <w:sizeAuto/>
                <w:default w:val="0"/>
              </w:checkBox>
            </w:ffData>
          </w:fldChar>
        </w:r>
        <w:bookmarkStart w:id="373" w:name="Check20"/>
        <w:r w:rsidR="00844D5A">
          <w:rPr>
            <w:rFonts w:asciiTheme="minorHAnsi" w:hAnsiTheme="minorHAnsi" w:cstheme="minorHAnsi"/>
            <w:sz w:val="22"/>
            <w:szCs w:val="22"/>
          </w:rPr>
          <w:instrText xml:space="preserve"> FORMCHECKBOX </w:instrText>
        </w:r>
        <w:r w:rsidR="00844D5A">
          <w:rPr>
            <w:rFonts w:asciiTheme="minorHAnsi" w:hAnsiTheme="minorHAnsi" w:cstheme="minorHAnsi"/>
            <w:sz w:val="22"/>
            <w:szCs w:val="22"/>
          </w:rPr>
        </w:r>
        <w:r w:rsidR="00844D5A">
          <w:rPr>
            <w:rFonts w:asciiTheme="minorHAnsi" w:hAnsiTheme="minorHAnsi" w:cstheme="minorHAnsi"/>
            <w:sz w:val="22"/>
            <w:szCs w:val="22"/>
          </w:rPr>
          <w:fldChar w:fldCharType="separate"/>
        </w:r>
        <w:r w:rsidR="00844D5A">
          <w:rPr>
            <w:rFonts w:asciiTheme="minorHAnsi" w:hAnsiTheme="minorHAnsi" w:cstheme="minorHAnsi"/>
            <w:sz w:val="22"/>
            <w:szCs w:val="22"/>
          </w:rPr>
          <w:fldChar w:fldCharType="end"/>
        </w:r>
      </w:ins>
      <w:bookmarkEnd w:id="373"/>
      <w:r w:rsidR="00844D5A">
        <w:rPr>
          <w:rFonts w:asciiTheme="minorHAnsi" w:hAnsiTheme="minorHAnsi" w:cstheme="minorHAnsi"/>
          <w:sz w:val="22"/>
          <w:szCs w:val="22"/>
        </w:rPr>
        <w:tab/>
      </w:r>
      <w:r w:rsidR="00AC233E">
        <w:rPr>
          <w:rFonts w:asciiTheme="minorHAnsi" w:hAnsiTheme="minorHAnsi" w:cstheme="minorHAnsi"/>
          <w:sz w:val="22"/>
          <w:szCs w:val="22"/>
        </w:rPr>
        <w:t xml:space="preserve">List of </w:t>
      </w:r>
      <w:hyperlink r:id="rId21" w:history="1">
        <w:r w:rsidR="00AC233E" w:rsidRPr="005B51D2">
          <w:rPr>
            <w:rStyle w:val="Hyperlink"/>
            <w:rFonts w:asciiTheme="minorHAnsi" w:hAnsiTheme="minorHAnsi" w:cstheme="minorHAnsi"/>
            <w:sz w:val="22"/>
            <w:szCs w:val="22"/>
          </w:rPr>
          <w:t>Who to Contact</w:t>
        </w:r>
      </w:hyperlink>
    </w:p>
    <w:p w14:paraId="3D250D2A" w14:textId="3907E26B" w:rsidR="00844D5A" w:rsidRDefault="00844D5A" w:rsidP="00844D5A">
      <w:pPr>
        <w:tabs>
          <w:tab w:val="left" w:pos="540"/>
          <w:tab w:val="left" w:pos="5040"/>
          <w:tab w:val="left" w:pos="5580"/>
          <w:tab w:val="left" w:pos="6120"/>
        </w:tabs>
        <w:jc w:val="both"/>
        <w:rPr>
          <w:rFonts w:asciiTheme="minorHAnsi" w:hAnsiTheme="minorHAnsi" w:cstheme="minorHAnsi"/>
          <w:sz w:val="22"/>
          <w:szCs w:val="22"/>
        </w:rPr>
      </w:pPr>
      <w:r>
        <w:rPr>
          <w:rFonts w:asciiTheme="minorHAnsi" w:hAnsiTheme="minorHAnsi" w:cstheme="minorHAnsi"/>
          <w:sz w:val="22"/>
          <w:szCs w:val="22"/>
        </w:rPr>
        <w:fldChar w:fldCharType="begin">
          <w:ffData>
            <w:name w:val="Check18"/>
            <w:enabled/>
            <w:calcOnExit w:val="0"/>
            <w:checkBox>
              <w:sizeAuto/>
              <w:default w:val="0"/>
            </w:checkBox>
          </w:ffData>
        </w:fldChar>
      </w:r>
      <w:bookmarkStart w:id="374" w:name="Check18"/>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4"/>
      <w:r>
        <w:rPr>
          <w:rFonts w:asciiTheme="minorHAnsi" w:hAnsiTheme="minorHAnsi" w:cstheme="minorHAnsi"/>
          <w:sz w:val="22"/>
          <w:szCs w:val="22"/>
        </w:rPr>
        <w:tab/>
      </w:r>
      <w:r w:rsidRPr="0029628B">
        <w:rPr>
          <w:rFonts w:asciiTheme="minorHAnsi" w:hAnsiTheme="minorHAnsi" w:cstheme="minorHAnsi"/>
          <w:sz w:val="22"/>
          <w:szCs w:val="22"/>
        </w:rPr>
        <w:t>Phasing Plan (if applicable)</w:t>
      </w:r>
      <w:r>
        <w:rPr>
          <w:rFonts w:asciiTheme="minorHAnsi" w:hAnsiTheme="minorHAnsi" w:cstheme="minorHAnsi"/>
          <w:sz w:val="22"/>
          <w:szCs w:val="22"/>
        </w:rPr>
        <w:tab/>
      </w:r>
      <w:r>
        <w:rPr>
          <w:rFonts w:asciiTheme="minorHAnsi" w:hAnsiTheme="minorHAnsi" w:cstheme="minorHAnsi"/>
          <w:sz w:val="22"/>
          <w:szCs w:val="22"/>
        </w:rPr>
        <w:fldChar w:fldCharType="begin">
          <w:ffData>
            <w:name w:val="Check17"/>
            <w:enabled/>
            <w:calcOnExit w:val="0"/>
            <w:checkBox>
              <w:sizeAuto/>
              <w:default w:val="0"/>
            </w:checkBox>
          </w:ffData>
        </w:fldChar>
      </w:r>
      <w:bookmarkStart w:id="375" w:name="Check17"/>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5"/>
      <w:r>
        <w:rPr>
          <w:rFonts w:asciiTheme="minorHAnsi" w:hAnsiTheme="minorHAnsi" w:cstheme="minorHAnsi"/>
          <w:sz w:val="22"/>
          <w:szCs w:val="22"/>
        </w:rPr>
        <w:tab/>
      </w:r>
      <w:hyperlink r:id="rId22" w:history="1">
        <w:r w:rsidRPr="000B44E5">
          <w:rPr>
            <w:rStyle w:val="Hyperlink"/>
            <w:rFonts w:asciiTheme="minorHAnsi" w:hAnsiTheme="minorHAnsi" w:cstheme="minorHAnsi"/>
            <w:sz w:val="22"/>
            <w:szCs w:val="22"/>
          </w:rPr>
          <w:t>Meeting Agenda Templates</w:t>
        </w:r>
      </w:hyperlink>
      <w:r w:rsidR="001A2155">
        <w:rPr>
          <w:rFonts w:asciiTheme="minorHAnsi" w:hAnsiTheme="minorHAnsi" w:cstheme="minorHAnsi"/>
          <w:sz w:val="22"/>
          <w:szCs w:val="22"/>
        </w:rPr>
        <w:t xml:space="preserve"> (in Procore)</w:t>
      </w:r>
    </w:p>
    <w:p w14:paraId="0BC8706A" w14:textId="1EA30470" w:rsidR="00844D5A" w:rsidRDefault="00844D5A" w:rsidP="00844D5A">
      <w:pPr>
        <w:tabs>
          <w:tab w:val="left" w:pos="540"/>
          <w:tab w:val="left" w:pos="5040"/>
          <w:tab w:val="left" w:pos="5580"/>
          <w:tab w:val="left" w:pos="6120"/>
        </w:tabs>
        <w:jc w:val="both"/>
        <w:rPr>
          <w:rFonts w:asciiTheme="minorHAnsi" w:hAnsiTheme="minorHAnsi" w:cstheme="minorHAnsi"/>
          <w:sz w:val="22"/>
          <w:szCs w:val="22"/>
        </w:rPr>
      </w:pPr>
      <w:r>
        <w:rPr>
          <w:rFonts w:asciiTheme="minorHAnsi" w:hAnsiTheme="minorHAnsi" w:cstheme="minorHAnsi"/>
          <w:sz w:val="22"/>
          <w:szCs w:val="22"/>
        </w:rPr>
        <w:fldChar w:fldCharType="begin">
          <w:ffData>
            <w:name w:val="Check14"/>
            <w:enabled/>
            <w:calcOnExit w:val="0"/>
            <w:checkBox>
              <w:sizeAuto/>
              <w:default w:val="0"/>
            </w:checkBox>
          </w:ffData>
        </w:fldChar>
      </w:r>
      <w:bookmarkStart w:id="376" w:name="Check14"/>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6"/>
      <w:r>
        <w:rPr>
          <w:rFonts w:asciiTheme="minorHAnsi" w:hAnsiTheme="minorHAnsi" w:cstheme="minorHAnsi"/>
          <w:sz w:val="22"/>
          <w:szCs w:val="22"/>
        </w:rPr>
        <w:tab/>
        <w:t>Logistics Plan</w:t>
      </w:r>
      <w:r>
        <w:rPr>
          <w:rFonts w:asciiTheme="minorHAnsi" w:hAnsiTheme="minorHAnsi" w:cstheme="minorHAnsi"/>
          <w:sz w:val="22"/>
          <w:szCs w:val="22"/>
        </w:rPr>
        <w:tab/>
      </w:r>
      <w:r>
        <w:rPr>
          <w:rFonts w:asciiTheme="minorHAnsi" w:hAnsiTheme="minorHAnsi" w:cstheme="minorHAnsi"/>
          <w:sz w:val="22"/>
          <w:szCs w:val="22"/>
        </w:rPr>
        <w:fldChar w:fldCharType="begin">
          <w:ffData>
            <w:name w:val="Check26"/>
            <w:enabled/>
            <w:calcOnExit w:val="0"/>
            <w:checkBox>
              <w:sizeAuto/>
              <w:default w:val="0"/>
            </w:checkBox>
          </w:ffData>
        </w:fldChar>
      </w:r>
      <w:bookmarkStart w:id="377" w:name="Check26"/>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7"/>
      <w:r>
        <w:rPr>
          <w:rFonts w:asciiTheme="minorHAnsi" w:hAnsiTheme="minorHAnsi" w:cstheme="minorHAnsi"/>
          <w:sz w:val="22"/>
          <w:szCs w:val="22"/>
        </w:rPr>
        <w:tab/>
      </w:r>
      <w:hyperlink r:id="rId23" w:history="1">
        <w:r w:rsidRPr="005866E9">
          <w:rPr>
            <w:rStyle w:val="Hyperlink"/>
            <w:rFonts w:asciiTheme="minorHAnsi" w:hAnsiTheme="minorHAnsi" w:cstheme="minorHAnsi"/>
            <w:sz w:val="22"/>
            <w:szCs w:val="22"/>
          </w:rPr>
          <w:t>Pay App Procedures</w:t>
        </w:r>
      </w:hyperlink>
      <w:r>
        <w:rPr>
          <w:rFonts w:asciiTheme="minorHAnsi" w:hAnsiTheme="minorHAnsi" w:cstheme="minorHAnsi"/>
          <w:sz w:val="22"/>
          <w:szCs w:val="22"/>
        </w:rPr>
        <w:t xml:space="preserve"> (</w:t>
      </w:r>
      <w:hyperlink r:id="rId24" w:history="1">
        <w:r w:rsidRPr="008C3BB8">
          <w:rPr>
            <w:rStyle w:val="Hyperlink"/>
            <w:rFonts w:asciiTheme="minorHAnsi" w:hAnsiTheme="minorHAnsi" w:cstheme="minorHAnsi"/>
            <w:sz w:val="22"/>
            <w:szCs w:val="22"/>
          </w:rPr>
          <w:t>Subcontractor</w:t>
        </w:r>
      </w:hyperlink>
      <w:r>
        <w:rPr>
          <w:rFonts w:asciiTheme="minorHAnsi" w:hAnsiTheme="minorHAnsi" w:cstheme="minorHAnsi"/>
          <w:sz w:val="22"/>
          <w:szCs w:val="22"/>
        </w:rPr>
        <w:t xml:space="preserve"> &amp; </w:t>
      </w:r>
      <w:hyperlink r:id="rId25" w:history="1">
        <w:r w:rsidRPr="000B25B8">
          <w:rPr>
            <w:rStyle w:val="Hyperlink"/>
            <w:rFonts w:asciiTheme="minorHAnsi" w:hAnsiTheme="minorHAnsi" w:cstheme="minorHAnsi"/>
            <w:sz w:val="22"/>
            <w:szCs w:val="22"/>
          </w:rPr>
          <w:t>Owner</w:t>
        </w:r>
      </w:hyperlink>
      <w:r>
        <w:rPr>
          <w:rFonts w:asciiTheme="minorHAnsi" w:hAnsiTheme="minorHAnsi" w:cstheme="minorHAnsi"/>
          <w:sz w:val="22"/>
          <w:szCs w:val="22"/>
        </w:rPr>
        <w:t>)</w:t>
      </w:r>
    </w:p>
    <w:p w14:paraId="70EE2029" w14:textId="3F0ED8CD" w:rsidR="00844D5A" w:rsidRDefault="00844D5A" w:rsidP="00844D5A">
      <w:pPr>
        <w:tabs>
          <w:tab w:val="left" w:pos="540"/>
          <w:tab w:val="left" w:pos="5040"/>
          <w:tab w:val="left" w:pos="5580"/>
          <w:tab w:val="left" w:pos="6120"/>
        </w:tabs>
        <w:jc w:val="both"/>
        <w:rPr>
          <w:rFonts w:asciiTheme="minorHAnsi" w:hAnsiTheme="minorHAnsi" w:cstheme="minorHAnsi"/>
          <w:sz w:val="22"/>
          <w:szCs w:val="22"/>
        </w:rPr>
      </w:pPr>
      <w:r>
        <w:rPr>
          <w:rFonts w:asciiTheme="minorHAnsi" w:hAnsiTheme="minorHAnsi" w:cstheme="minorHAnsi"/>
          <w:sz w:val="22"/>
          <w:szCs w:val="22"/>
        </w:rPr>
        <w:fldChar w:fldCharType="begin">
          <w:ffData>
            <w:name w:val="Check13"/>
            <w:enabled/>
            <w:calcOnExit w:val="0"/>
            <w:checkBox>
              <w:sizeAuto/>
              <w:default w:val="0"/>
            </w:checkBox>
          </w:ffData>
        </w:fldChar>
      </w:r>
      <w:bookmarkStart w:id="378" w:name="Check13"/>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8"/>
      <w:r>
        <w:rPr>
          <w:rFonts w:asciiTheme="minorHAnsi" w:hAnsiTheme="minorHAnsi" w:cstheme="minorHAnsi"/>
          <w:sz w:val="22"/>
          <w:szCs w:val="22"/>
        </w:rPr>
        <w:tab/>
      </w:r>
      <w:r w:rsidRPr="0029628B">
        <w:rPr>
          <w:rFonts w:asciiTheme="minorHAnsi" w:hAnsiTheme="minorHAnsi" w:cstheme="minorHAnsi"/>
          <w:sz w:val="22"/>
          <w:szCs w:val="22"/>
        </w:rPr>
        <w:t>Construction Schedule</w:t>
      </w:r>
      <w:r>
        <w:rPr>
          <w:rFonts w:asciiTheme="minorHAnsi" w:hAnsiTheme="minorHAnsi" w:cstheme="minorHAnsi"/>
          <w:sz w:val="22"/>
          <w:szCs w:val="22"/>
        </w:rPr>
        <w:tab/>
      </w:r>
      <w:r>
        <w:rPr>
          <w:rFonts w:asciiTheme="minorHAnsi" w:hAnsiTheme="minorHAnsi" w:cstheme="minorHAnsi"/>
          <w:sz w:val="22"/>
          <w:szCs w:val="22"/>
        </w:rPr>
        <w:fldChar w:fldCharType="begin">
          <w:ffData>
            <w:name w:val="Check22"/>
            <w:enabled/>
            <w:calcOnExit w:val="0"/>
            <w:checkBox>
              <w:sizeAuto/>
              <w:default w:val="0"/>
            </w:checkBox>
          </w:ffData>
        </w:fldChar>
      </w:r>
      <w:bookmarkStart w:id="379" w:name="Check22"/>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79"/>
      <w:r>
        <w:rPr>
          <w:rFonts w:asciiTheme="minorHAnsi" w:hAnsiTheme="minorHAnsi" w:cstheme="minorHAnsi"/>
          <w:sz w:val="22"/>
          <w:szCs w:val="22"/>
        </w:rPr>
        <w:tab/>
      </w:r>
      <w:hyperlink r:id="rId26" w:history="1">
        <w:r w:rsidRPr="00592DFC">
          <w:rPr>
            <w:rStyle w:val="Hyperlink"/>
            <w:rFonts w:asciiTheme="minorHAnsi" w:hAnsiTheme="minorHAnsi" w:cstheme="minorHAnsi"/>
            <w:sz w:val="22"/>
            <w:szCs w:val="22"/>
          </w:rPr>
          <w:t>Hurricane &amp; Tropical Storm Preparedness Plan</w:t>
        </w:r>
      </w:hyperlink>
    </w:p>
    <w:p w14:paraId="19CA6BE8" w14:textId="2C38C3EA" w:rsidR="00844D5A" w:rsidRDefault="00844D5A" w:rsidP="00844D5A">
      <w:pPr>
        <w:tabs>
          <w:tab w:val="left" w:pos="540"/>
          <w:tab w:val="left" w:pos="5040"/>
          <w:tab w:val="left" w:pos="5580"/>
          <w:tab w:val="left" w:pos="6120"/>
        </w:tabs>
        <w:jc w:val="both"/>
        <w:rPr>
          <w:rFonts w:asciiTheme="minorHAnsi" w:hAnsiTheme="minorHAnsi" w:cstheme="minorHAnsi"/>
          <w:sz w:val="22"/>
          <w:szCs w:val="22"/>
        </w:rPr>
      </w:pPr>
      <w:r>
        <w:rPr>
          <w:rFonts w:asciiTheme="minorHAnsi" w:hAnsiTheme="minorHAnsi" w:cstheme="minorHAnsi"/>
          <w:sz w:val="22"/>
          <w:szCs w:val="22"/>
        </w:rPr>
        <w:fldChar w:fldCharType="begin">
          <w:ffData>
            <w:name w:val="Check12"/>
            <w:enabled/>
            <w:calcOnExit w:val="0"/>
            <w:checkBox>
              <w:sizeAuto/>
              <w:default w:val="0"/>
            </w:checkBox>
          </w:ffData>
        </w:fldChar>
      </w:r>
      <w:bookmarkStart w:id="380" w:name="Check12"/>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80"/>
      <w:r>
        <w:rPr>
          <w:rFonts w:asciiTheme="minorHAnsi" w:hAnsiTheme="minorHAnsi" w:cstheme="minorHAnsi"/>
          <w:sz w:val="22"/>
          <w:szCs w:val="22"/>
        </w:rPr>
        <w:tab/>
      </w:r>
      <w:r w:rsidRPr="0029628B">
        <w:rPr>
          <w:rFonts w:asciiTheme="minorHAnsi" w:hAnsiTheme="minorHAnsi" w:cstheme="minorHAnsi"/>
          <w:sz w:val="22"/>
          <w:szCs w:val="22"/>
        </w:rPr>
        <w:t>Project Budget</w:t>
      </w:r>
      <w:r w:rsidR="00092A64">
        <w:rPr>
          <w:rFonts w:asciiTheme="minorHAnsi" w:hAnsiTheme="minorHAnsi" w:cstheme="minorHAnsi"/>
          <w:sz w:val="22"/>
          <w:szCs w:val="22"/>
        </w:rPr>
        <w:t xml:space="preserve"> (from Procore Budget)</w:t>
      </w:r>
      <w:r>
        <w:rPr>
          <w:rFonts w:asciiTheme="minorHAnsi" w:hAnsiTheme="minorHAnsi" w:cstheme="minorHAnsi"/>
          <w:sz w:val="22"/>
          <w:szCs w:val="22"/>
        </w:rPr>
        <w:tab/>
      </w:r>
      <w:r>
        <w:rPr>
          <w:rFonts w:asciiTheme="minorHAnsi" w:hAnsiTheme="minorHAnsi" w:cstheme="minorHAnsi"/>
          <w:sz w:val="22"/>
          <w:szCs w:val="22"/>
        </w:rPr>
        <w:fldChar w:fldCharType="begin">
          <w:ffData>
            <w:name w:val="Check23"/>
            <w:enabled/>
            <w:calcOnExit w:val="0"/>
            <w:checkBox>
              <w:sizeAuto/>
              <w:default w:val="0"/>
            </w:checkBox>
          </w:ffData>
        </w:fldChar>
      </w:r>
      <w:bookmarkStart w:id="381" w:name="Check23"/>
      <w:r>
        <w:rPr>
          <w:rFonts w:asciiTheme="minorHAnsi" w:hAnsiTheme="minorHAnsi" w:cstheme="minorHAnsi"/>
          <w:sz w:val="22"/>
          <w:szCs w:val="22"/>
        </w:rPr>
        <w:instrText xml:space="preserve"> FORMCHECKBOX </w:instrText>
      </w:r>
      <w:r>
        <w:rPr>
          <w:rFonts w:asciiTheme="minorHAnsi" w:hAnsiTheme="minorHAnsi" w:cstheme="minorHAnsi"/>
          <w:sz w:val="22"/>
          <w:szCs w:val="22"/>
        </w:rPr>
      </w:r>
      <w:r>
        <w:rPr>
          <w:rFonts w:asciiTheme="minorHAnsi" w:hAnsiTheme="minorHAnsi" w:cstheme="minorHAnsi"/>
          <w:sz w:val="22"/>
          <w:szCs w:val="22"/>
        </w:rPr>
        <w:fldChar w:fldCharType="separate"/>
      </w:r>
      <w:r>
        <w:rPr>
          <w:rFonts w:asciiTheme="minorHAnsi" w:hAnsiTheme="minorHAnsi" w:cstheme="minorHAnsi"/>
          <w:sz w:val="22"/>
          <w:szCs w:val="22"/>
        </w:rPr>
        <w:fldChar w:fldCharType="end"/>
      </w:r>
      <w:bookmarkEnd w:id="381"/>
      <w:r>
        <w:rPr>
          <w:rFonts w:asciiTheme="minorHAnsi" w:hAnsiTheme="minorHAnsi" w:cstheme="minorHAnsi"/>
          <w:sz w:val="22"/>
          <w:szCs w:val="22"/>
        </w:rPr>
        <w:tab/>
      </w:r>
      <w:hyperlink r:id="rId27" w:history="1">
        <w:r w:rsidRPr="00BA691C">
          <w:rPr>
            <w:rStyle w:val="Hyperlink"/>
            <w:rFonts w:asciiTheme="minorHAnsi" w:hAnsiTheme="minorHAnsi" w:cstheme="minorHAnsi"/>
            <w:sz w:val="22"/>
            <w:szCs w:val="22"/>
          </w:rPr>
          <w:t>Crisis Management &amp; Ice Response Plans</w:t>
        </w:r>
      </w:hyperlink>
    </w:p>
    <w:p w14:paraId="6449BBF4" w14:textId="0EADB9CE" w:rsidR="00844D5A" w:rsidRPr="00A64CCB" w:rsidRDefault="00844D5A" w:rsidP="00844D5A">
      <w:pPr>
        <w:tabs>
          <w:tab w:val="left" w:pos="540"/>
          <w:tab w:val="left" w:pos="5040"/>
          <w:tab w:val="left" w:pos="5580"/>
          <w:tab w:val="left" w:pos="6120"/>
        </w:tabs>
        <w:jc w:val="both"/>
        <w:rPr>
          <w:rFonts w:asciiTheme="minorHAnsi" w:hAnsiTheme="minorHAnsi" w:cstheme="minorBidi"/>
          <w:sz w:val="22"/>
          <w:szCs w:val="22"/>
        </w:rPr>
      </w:pPr>
      <w:ins w:id="382" w:author="Bobby Fetting" w:date="2026-02-24T09:42:00Z" w16du:dateUtc="2026-02-24T14:42:00Z">
        <w:r w:rsidRPr="489E1739">
          <w:rPr>
            <w:rFonts w:asciiTheme="minorHAnsi" w:hAnsiTheme="minorHAnsi" w:cstheme="minorBidi"/>
            <w:sz w:val="22"/>
            <w:szCs w:val="22"/>
          </w:rPr>
          <w:fldChar w:fldCharType="begin"/>
        </w:r>
        <w:bookmarkStart w:id="383" w:name="Check11"/>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ins>
      <w:bookmarkEnd w:id="383"/>
      <w:r w:rsidR="00A66639">
        <w:rPr>
          <w:rFonts w:asciiTheme="minorHAnsi" w:hAnsiTheme="minorHAnsi" w:cstheme="minorBidi"/>
          <w:sz w:val="22"/>
          <w:szCs w:val="22"/>
        </w:rPr>
        <w:fldChar w:fldCharType="begin">
          <w:ffData>
            <w:name w:val="Check33"/>
            <w:enabled/>
            <w:calcOnExit w:val="0"/>
            <w:checkBox>
              <w:sizeAuto/>
              <w:default w:val="0"/>
            </w:checkBox>
          </w:ffData>
        </w:fldChar>
      </w:r>
      <w:bookmarkStart w:id="384" w:name="Check33"/>
      <w:r w:rsidR="00A66639">
        <w:rPr>
          <w:rFonts w:asciiTheme="minorHAnsi" w:hAnsiTheme="minorHAnsi" w:cstheme="minorBidi"/>
          <w:sz w:val="22"/>
          <w:szCs w:val="22"/>
        </w:rPr>
        <w:instrText xml:space="preserve"> FORMCHECKBOX </w:instrText>
      </w:r>
      <w:r w:rsidR="00A66639">
        <w:rPr>
          <w:rFonts w:asciiTheme="minorHAnsi" w:hAnsiTheme="minorHAnsi" w:cstheme="minorBidi"/>
          <w:sz w:val="22"/>
          <w:szCs w:val="22"/>
        </w:rPr>
      </w:r>
      <w:r w:rsidR="00A66639">
        <w:rPr>
          <w:rFonts w:asciiTheme="minorHAnsi" w:hAnsiTheme="minorHAnsi" w:cstheme="minorBidi"/>
          <w:sz w:val="22"/>
          <w:szCs w:val="22"/>
        </w:rPr>
        <w:fldChar w:fldCharType="separate"/>
      </w:r>
      <w:r w:rsidR="00A66639">
        <w:rPr>
          <w:rFonts w:asciiTheme="minorHAnsi" w:hAnsiTheme="minorHAnsi" w:cstheme="minorBidi"/>
          <w:sz w:val="22"/>
          <w:szCs w:val="22"/>
        </w:rPr>
        <w:fldChar w:fldCharType="end"/>
      </w:r>
      <w:bookmarkEnd w:id="384"/>
      <w:r>
        <w:tab/>
      </w:r>
      <w:r w:rsidRPr="489E1739">
        <w:rPr>
          <w:rFonts w:asciiTheme="minorHAnsi" w:hAnsiTheme="minorHAnsi" w:cstheme="minorBidi"/>
          <w:sz w:val="22"/>
          <w:szCs w:val="22"/>
        </w:rPr>
        <w:t>Schedule of Values</w:t>
      </w:r>
      <w:r w:rsidR="00A66639">
        <w:rPr>
          <w:rFonts w:asciiTheme="minorHAnsi" w:hAnsiTheme="minorHAnsi" w:cstheme="minorBidi"/>
          <w:sz w:val="22"/>
          <w:szCs w:val="22"/>
        </w:rPr>
        <w:tab/>
      </w:r>
      <w:r w:rsidR="00A8093C" w:rsidRPr="489E1739">
        <w:rPr>
          <w:rFonts w:asciiTheme="minorHAnsi" w:hAnsiTheme="minorHAnsi" w:cstheme="minorBidi"/>
          <w:sz w:val="22"/>
          <w:szCs w:val="22"/>
        </w:rPr>
        <w:fldChar w:fldCharType="begin">
          <w:ffData>
            <w:name w:val="Check31"/>
            <w:enabled/>
            <w:calcOnExit w:val="0"/>
            <w:checkBox>
              <w:sizeAuto/>
              <w:default w:val="0"/>
            </w:checkBox>
          </w:ffData>
        </w:fldChar>
      </w:r>
      <w:bookmarkStart w:id="385" w:name="Check31"/>
      <w:r w:rsidR="00A8093C" w:rsidRPr="489E1739">
        <w:rPr>
          <w:rFonts w:asciiTheme="minorHAnsi" w:hAnsiTheme="minorHAnsi" w:cstheme="minorBidi"/>
          <w:sz w:val="22"/>
          <w:szCs w:val="22"/>
        </w:rPr>
        <w:instrText xml:space="preserve"> FORMCHECKBOX </w:instrText>
      </w:r>
      <w:r w:rsidR="00A8093C" w:rsidRPr="489E1739">
        <w:rPr>
          <w:rFonts w:asciiTheme="minorHAnsi" w:hAnsiTheme="minorHAnsi" w:cstheme="minorBidi"/>
          <w:sz w:val="22"/>
          <w:szCs w:val="22"/>
        </w:rPr>
      </w:r>
      <w:r w:rsidR="00A8093C" w:rsidRPr="489E1739">
        <w:rPr>
          <w:rFonts w:asciiTheme="minorHAnsi" w:hAnsiTheme="minorHAnsi" w:cstheme="minorBidi"/>
          <w:sz w:val="22"/>
          <w:szCs w:val="22"/>
        </w:rPr>
        <w:fldChar w:fldCharType="separate"/>
      </w:r>
      <w:r w:rsidR="00A8093C" w:rsidRPr="489E1739">
        <w:rPr>
          <w:rFonts w:asciiTheme="minorHAnsi" w:hAnsiTheme="minorHAnsi" w:cstheme="minorBidi"/>
          <w:sz w:val="22"/>
          <w:szCs w:val="22"/>
        </w:rPr>
        <w:fldChar w:fldCharType="end"/>
      </w:r>
      <w:bookmarkEnd w:id="385"/>
      <w:r w:rsidR="00A8093C">
        <w:rPr>
          <w:rFonts w:asciiTheme="minorHAnsi" w:hAnsiTheme="minorHAnsi" w:cstheme="minorHAnsi"/>
          <w:sz w:val="22"/>
          <w:szCs w:val="22"/>
        </w:rPr>
        <w:tab/>
      </w:r>
      <w:r w:rsidR="00A8093C" w:rsidRPr="00A64CCB">
        <w:rPr>
          <w:rFonts w:asciiTheme="minorHAnsi" w:hAnsiTheme="minorHAnsi" w:cstheme="minorBidi"/>
          <w:sz w:val="22"/>
          <w:szCs w:val="22"/>
        </w:rPr>
        <w:t xml:space="preserve">Lessons </w:t>
      </w:r>
      <w:commentRangeStart w:id="386"/>
      <w:r w:rsidR="00A8093C" w:rsidRPr="00A64CCB">
        <w:rPr>
          <w:rFonts w:asciiTheme="minorHAnsi" w:hAnsiTheme="minorHAnsi" w:cstheme="minorBidi"/>
          <w:sz w:val="22"/>
          <w:szCs w:val="22"/>
        </w:rPr>
        <w:t>Learned Report</w:t>
      </w:r>
      <w:commentRangeEnd w:id="386"/>
      <w:r w:rsidR="00F35D71" w:rsidRPr="00A64CCB">
        <w:rPr>
          <w:rStyle w:val="CommentReference"/>
          <w:rFonts w:asciiTheme="minorHAnsi" w:hAnsiTheme="minorHAnsi" w:cstheme="minorBidi"/>
          <w:sz w:val="22"/>
          <w:szCs w:val="22"/>
        </w:rPr>
        <w:commentReference w:id="386"/>
      </w:r>
      <w:r w:rsidR="003A068F" w:rsidRPr="00A64CCB">
        <w:rPr>
          <w:rFonts w:asciiTheme="minorHAnsi" w:hAnsiTheme="minorHAnsi" w:cstheme="minorBidi"/>
          <w:sz w:val="22"/>
          <w:szCs w:val="22"/>
        </w:rPr>
        <w:t xml:space="preserve"> </w:t>
      </w:r>
      <w:r w:rsidR="003A068F" w:rsidRPr="00A64CCB">
        <w:rPr>
          <w:rFonts w:asciiTheme="minorHAnsi" w:hAnsiTheme="minorHAnsi" w:cstheme="minorBidi"/>
          <w:i/>
          <w:iCs/>
          <w:sz w:val="22"/>
          <w:szCs w:val="22"/>
        </w:rPr>
        <w:t>(coming soon)</w:t>
      </w:r>
    </w:p>
    <w:p w14:paraId="21B2E7A4" w14:textId="2C7DB712" w:rsidR="00B8692E" w:rsidRPr="00A8093C" w:rsidRDefault="00844D5A" w:rsidP="00A8093C">
      <w:pPr>
        <w:tabs>
          <w:tab w:val="left" w:pos="540"/>
          <w:tab w:val="left" w:pos="5040"/>
          <w:tab w:val="left" w:pos="5580"/>
          <w:tab w:val="left" w:pos="6120"/>
        </w:tabs>
        <w:jc w:val="both"/>
        <w:rPr>
          <w:rFonts w:asciiTheme="minorHAnsi" w:hAnsiTheme="minorHAnsi" w:cstheme="minorHAnsi"/>
          <w:sz w:val="22"/>
          <w:szCs w:val="22"/>
        </w:rPr>
      </w:pPr>
      <w:r w:rsidRPr="00A64CCB">
        <w:rPr>
          <w:rFonts w:asciiTheme="minorHAnsi" w:hAnsiTheme="minorHAnsi" w:cstheme="minorHAnsi"/>
          <w:sz w:val="22"/>
          <w:szCs w:val="22"/>
        </w:rPr>
        <w:fldChar w:fldCharType="begin">
          <w:ffData>
            <w:name w:val="Check25"/>
            <w:enabled/>
            <w:calcOnExit w:val="0"/>
            <w:checkBox>
              <w:sizeAuto/>
              <w:default w:val="0"/>
            </w:checkBox>
          </w:ffData>
        </w:fldChar>
      </w:r>
      <w:bookmarkStart w:id="387" w:name="Check25"/>
      <w:r w:rsidRPr="00A64CCB">
        <w:rPr>
          <w:rFonts w:asciiTheme="minorHAnsi" w:hAnsiTheme="minorHAnsi" w:cstheme="minorHAnsi"/>
          <w:sz w:val="22"/>
          <w:szCs w:val="22"/>
        </w:rPr>
        <w:instrText xml:space="preserve"> FORMCHECKBOX </w:instrText>
      </w:r>
      <w:r w:rsidRPr="00A64CCB">
        <w:rPr>
          <w:rFonts w:asciiTheme="minorHAnsi" w:hAnsiTheme="minorHAnsi" w:cstheme="minorHAnsi"/>
          <w:sz w:val="22"/>
          <w:szCs w:val="22"/>
        </w:rPr>
      </w:r>
      <w:r w:rsidRPr="00A64CCB">
        <w:rPr>
          <w:rFonts w:asciiTheme="minorHAnsi" w:hAnsiTheme="minorHAnsi" w:cstheme="minorHAnsi"/>
          <w:sz w:val="22"/>
          <w:szCs w:val="22"/>
        </w:rPr>
        <w:fldChar w:fldCharType="separate"/>
      </w:r>
      <w:r w:rsidRPr="00A64CCB">
        <w:rPr>
          <w:rFonts w:asciiTheme="minorHAnsi" w:hAnsiTheme="minorHAnsi" w:cstheme="minorHAnsi"/>
          <w:sz w:val="22"/>
          <w:szCs w:val="22"/>
        </w:rPr>
        <w:fldChar w:fldCharType="end"/>
      </w:r>
      <w:bookmarkEnd w:id="387"/>
      <w:r w:rsidRPr="00A64CCB">
        <w:rPr>
          <w:rFonts w:asciiTheme="minorHAnsi" w:hAnsiTheme="minorHAnsi" w:cstheme="minorHAnsi"/>
          <w:sz w:val="22"/>
          <w:szCs w:val="22"/>
        </w:rPr>
        <w:tab/>
        <w:t>IDS Requirements</w:t>
      </w:r>
      <w:r w:rsidR="00BB2AE6" w:rsidRPr="00A64CCB">
        <w:rPr>
          <w:rFonts w:asciiTheme="minorHAnsi" w:hAnsiTheme="minorHAnsi" w:cstheme="minorHAnsi"/>
          <w:sz w:val="22"/>
          <w:szCs w:val="22"/>
        </w:rPr>
        <w:t xml:space="preserve"> </w:t>
      </w:r>
      <w:r w:rsidR="00BB2AE6" w:rsidRPr="00E76AA9">
        <w:rPr>
          <w:rFonts w:asciiTheme="minorHAnsi" w:hAnsiTheme="minorHAnsi" w:cstheme="minorHAnsi"/>
          <w:i/>
          <w:iCs/>
          <w:sz w:val="22"/>
          <w:szCs w:val="22"/>
        </w:rPr>
        <w:t>(coming soon)</w:t>
      </w:r>
      <w:r w:rsidR="000C1B5C" w:rsidRPr="00A64CCB">
        <w:rPr>
          <w:rFonts w:asciiTheme="minorHAnsi" w:hAnsiTheme="minorHAnsi" w:cstheme="minorHAnsi"/>
          <w:sz w:val="22"/>
          <w:szCs w:val="22"/>
        </w:rPr>
        <w:tab/>
      </w:r>
      <w:r w:rsidR="00A8093C" w:rsidRPr="00A64CCB">
        <w:rPr>
          <w:rFonts w:asciiTheme="minorHAnsi" w:hAnsiTheme="minorHAnsi" w:cstheme="minorHAnsi"/>
          <w:sz w:val="22"/>
          <w:szCs w:val="22"/>
        </w:rPr>
        <w:fldChar w:fldCharType="begin">
          <w:ffData>
            <w:name w:val="Check32"/>
            <w:enabled/>
            <w:calcOnExit w:val="0"/>
            <w:checkBox>
              <w:sizeAuto/>
              <w:default w:val="0"/>
            </w:checkBox>
          </w:ffData>
        </w:fldChar>
      </w:r>
      <w:bookmarkStart w:id="388" w:name="Check32"/>
      <w:r w:rsidR="00A8093C" w:rsidRPr="00A64CCB">
        <w:rPr>
          <w:rFonts w:asciiTheme="minorHAnsi" w:hAnsiTheme="minorHAnsi" w:cstheme="minorHAnsi"/>
          <w:sz w:val="22"/>
          <w:szCs w:val="22"/>
        </w:rPr>
        <w:instrText xml:space="preserve"> FORMCHECKBOX </w:instrText>
      </w:r>
      <w:r w:rsidR="00A8093C" w:rsidRPr="00A64CCB">
        <w:rPr>
          <w:rFonts w:asciiTheme="minorHAnsi" w:hAnsiTheme="minorHAnsi" w:cstheme="minorHAnsi"/>
          <w:sz w:val="22"/>
          <w:szCs w:val="22"/>
        </w:rPr>
      </w:r>
      <w:r w:rsidR="00A8093C" w:rsidRPr="00A64CCB">
        <w:rPr>
          <w:rFonts w:asciiTheme="minorHAnsi" w:hAnsiTheme="minorHAnsi" w:cstheme="minorHAnsi"/>
          <w:sz w:val="22"/>
          <w:szCs w:val="22"/>
        </w:rPr>
        <w:fldChar w:fldCharType="separate"/>
      </w:r>
      <w:r w:rsidR="00A8093C" w:rsidRPr="00A64CCB">
        <w:rPr>
          <w:rFonts w:asciiTheme="minorHAnsi" w:hAnsiTheme="minorHAnsi" w:cstheme="minorHAnsi"/>
          <w:sz w:val="22"/>
          <w:szCs w:val="22"/>
        </w:rPr>
        <w:fldChar w:fldCharType="end"/>
      </w:r>
      <w:bookmarkEnd w:id="388"/>
      <w:r w:rsidR="00A8093C" w:rsidRPr="00A64CCB">
        <w:rPr>
          <w:rFonts w:asciiTheme="minorHAnsi" w:hAnsiTheme="minorHAnsi" w:cstheme="minorHAnsi"/>
          <w:sz w:val="22"/>
          <w:szCs w:val="22"/>
        </w:rPr>
        <w:tab/>
        <w:t>Subcontractor Scorecards</w:t>
      </w:r>
      <w:r w:rsidR="003A068F" w:rsidRPr="00A64CCB">
        <w:rPr>
          <w:rFonts w:asciiTheme="minorHAnsi" w:hAnsiTheme="minorHAnsi" w:cstheme="minorHAnsi"/>
          <w:sz w:val="22"/>
          <w:szCs w:val="22"/>
        </w:rPr>
        <w:t xml:space="preserve"> </w:t>
      </w:r>
      <w:r w:rsidR="003A068F" w:rsidRPr="00A64CCB">
        <w:rPr>
          <w:rFonts w:asciiTheme="minorHAnsi" w:hAnsiTheme="minorHAnsi" w:cstheme="minorHAnsi"/>
          <w:i/>
          <w:iCs/>
          <w:sz w:val="22"/>
          <w:szCs w:val="22"/>
        </w:rPr>
        <w:t>(coming soon)</w:t>
      </w:r>
    </w:p>
    <w:p w14:paraId="7E46C277" w14:textId="77B128E9" w:rsidR="00844D5A" w:rsidRDefault="00B8692E" w:rsidP="00A8093C">
      <w:pPr>
        <w:tabs>
          <w:tab w:val="left" w:pos="0"/>
          <w:tab w:val="left" w:pos="540"/>
          <w:tab w:val="left" w:pos="5040"/>
          <w:tab w:val="left" w:pos="5400"/>
          <w:tab w:val="left" w:pos="6120"/>
        </w:tabs>
        <w:ind w:left="-360"/>
        <w:jc w:val="both"/>
        <w:rPr>
          <w:rFonts w:asciiTheme="minorHAnsi" w:hAnsiTheme="minorHAnsi" w:cstheme="minorBidi"/>
          <w:sz w:val="22"/>
          <w:szCs w:val="22"/>
        </w:rPr>
      </w:pPr>
      <w:r>
        <w:rPr>
          <w:rFonts w:asciiTheme="minorHAnsi" w:hAnsiTheme="minorHAnsi" w:cstheme="minorHAnsi"/>
          <w:sz w:val="22"/>
          <w:szCs w:val="22"/>
        </w:rPr>
        <w:tab/>
      </w:r>
      <w:ins w:id="389" w:author="Bobby Fetting" w:date="2026-02-24T09:35:00Z" w16du:dateUtc="2026-02-24T14:35:00Z">
        <w:r w:rsidRPr="489E1739">
          <w:rPr>
            <w:rFonts w:asciiTheme="minorHAnsi" w:hAnsiTheme="minorHAnsi" w:cstheme="minorBidi"/>
            <w:sz w:val="22"/>
            <w:szCs w:val="22"/>
          </w:rPr>
          <w:fldChar w:fldCharType="begin"/>
        </w:r>
        <w:bookmarkStart w:id="390" w:name="Check21"/>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ins>
      <w:bookmarkEnd w:id="390"/>
      <w:r w:rsidR="00A66639">
        <w:rPr>
          <w:rFonts w:asciiTheme="minorHAnsi" w:hAnsiTheme="minorHAnsi" w:cstheme="minorBidi"/>
          <w:sz w:val="22"/>
          <w:szCs w:val="22"/>
        </w:rPr>
        <w:fldChar w:fldCharType="begin">
          <w:ffData>
            <w:name w:val="Check34"/>
            <w:enabled/>
            <w:calcOnExit w:val="0"/>
            <w:checkBox>
              <w:sizeAuto/>
              <w:default w:val="0"/>
            </w:checkBox>
          </w:ffData>
        </w:fldChar>
      </w:r>
      <w:bookmarkStart w:id="391" w:name="Check34"/>
      <w:r w:rsidR="00A66639">
        <w:rPr>
          <w:rFonts w:asciiTheme="minorHAnsi" w:hAnsiTheme="minorHAnsi" w:cstheme="minorBidi"/>
          <w:sz w:val="22"/>
          <w:szCs w:val="22"/>
        </w:rPr>
        <w:instrText xml:space="preserve"> FORMCHECKBOX </w:instrText>
      </w:r>
      <w:r w:rsidR="00A66639">
        <w:rPr>
          <w:rFonts w:asciiTheme="minorHAnsi" w:hAnsiTheme="minorHAnsi" w:cstheme="minorBidi"/>
          <w:sz w:val="22"/>
          <w:szCs w:val="22"/>
        </w:rPr>
      </w:r>
      <w:r w:rsidR="00A66639">
        <w:rPr>
          <w:rFonts w:asciiTheme="minorHAnsi" w:hAnsiTheme="minorHAnsi" w:cstheme="minorBidi"/>
          <w:sz w:val="22"/>
          <w:szCs w:val="22"/>
        </w:rPr>
        <w:fldChar w:fldCharType="separate"/>
      </w:r>
      <w:r w:rsidR="00A66639">
        <w:rPr>
          <w:rFonts w:asciiTheme="minorHAnsi" w:hAnsiTheme="minorHAnsi" w:cstheme="minorBidi"/>
          <w:sz w:val="22"/>
          <w:szCs w:val="22"/>
        </w:rPr>
        <w:fldChar w:fldCharType="end"/>
      </w:r>
      <w:bookmarkEnd w:id="391"/>
      <w:r w:rsidR="000C1B5C">
        <w:rPr>
          <w:rFonts w:asciiTheme="minorHAnsi" w:hAnsiTheme="minorHAnsi" w:cstheme="minorHAnsi"/>
          <w:sz w:val="22"/>
          <w:szCs w:val="22"/>
        </w:rPr>
        <w:tab/>
      </w:r>
      <w:hyperlink r:id="rId28" w:history="1">
        <w:r w:rsidR="000C1B5C" w:rsidRPr="002B4F43">
          <w:rPr>
            <w:rStyle w:val="Hyperlink"/>
            <w:rFonts w:asciiTheme="minorHAnsi" w:hAnsiTheme="minorHAnsi" w:cstheme="minorBidi"/>
            <w:sz w:val="22"/>
            <w:szCs w:val="22"/>
          </w:rPr>
          <w:t>Startup Checklist</w:t>
        </w:r>
      </w:hyperlink>
      <w:r w:rsidR="00853C55">
        <w:rPr>
          <w:rFonts w:asciiTheme="minorHAnsi" w:hAnsiTheme="minorHAnsi" w:cstheme="minorBidi"/>
          <w:sz w:val="22"/>
          <w:szCs w:val="22"/>
        </w:rPr>
        <w:t xml:space="preserve"> with Assignment</w:t>
      </w:r>
      <w:r w:rsidR="00796734">
        <w:rPr>
          <w:rFonts w:asciiTheme="minorHAnsi" w:hAnsiTheme="minorHAnsi" w:cstheme="minorBidi"/>
          <w:sz w:val="22"/>
          <w:szCs w:val="22"/>
        </w:rPr>
        <w:t xml:space="preserve"> (Procore Inspections)</w:t>
      </w:r>
      <w:r w:rsidR="0048019F">
        <w:rPr>
          <w:rFonts w:asciiTheme="minorHAnsi" w:hAnsiTheme="minorHAnsi" w:cstheme="minorHAnsi"/>
          <w:sz w:val="22"/>
          <w:szCs w:val="22"/>
        </w:rPr>
        <w:tab/>
      </w:r>
    </w:p>
    <w:p w14:paraId="4B610BF2" w14:textId="3F5D2560" w:rsidR="000C1B5C" w:rsidRPr="007E3DEA" w:rsidRDefault="00844D5A" w:rsidP="00A8093C">
      <w:pPr>
        <w:tabs>
          <w:tab w:val="left" w:pos="0"/>
          <w:tab w:val="left" w:pos="540"/>
          <w:tab w:val="left" w:pos="5040"/>
          <w:tab w:val="left" w:pos="5400"/>
          <w:tab w:val="left" w:pos="6120"/>
        </w:tabs>
        <w:ind w:left="-360"/>
        <w:jc w:val="both"/>
        <w:rPr>
          <w:rFonts w:asciiTheme="minorHAnsi" w:hAnsiTheme="minorHAnsi" w:cstheme="minorBidi"/>
          <w:b/>
          <w:sz w:val="22"/>
          <w:szCs w:val="22"/>
        </w:rPr>
      </w:pPr>
      <w:r>
        <w:rPr>
          <w:rFonts w:asciiTheme="minorHAnsi" w:hAnsiTheme="minorHAnsi" w:cstheme="minorHAnsi"/>
          <w:sz w:val="22"/>
          <w:szCs w:val="22"/>
        </w:rPr>
        <w:tab/>
      </w:r>
      <w:ins w:id="392" w:author="Bobby Fetting" w:date="2026-02-24T09:41:00Z" w16du:dateUtc="2026-02-24T14:41:00Z">
        <w:r w:rsidRPr="489E1739">
          <w:rPr>
            <w:rFonts w:asciiTheme="minorHAnsi" w:hAnsiTheme="minorHAnsi" w:cstheme="minorBidi"/>
            <w:sz w:val="22"/>
            <w:szCs w:val="22"/>
          </w:rPr>
          <w:fldChar w:fldCharType="begin"/>
        </w:r>
        <w:bookmarkStart w:id="393" w:name="Check15"/>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ins>
      <w:bookmarkEnd w:id="393"/>
      <w:r w:rsidR="00A66639">
        <w:rPr>
          <w:rFonts w:asciiTheme="minorHAnsi" w:hAnsiTheme="minorHAnsi" w:cstheme="minorBidi"/>
          <w:sz w:val="22"/>
          <w:szCs w:val="22"/>
        </w:rPr>
        <w:fldChar w:fldCharType="begin">
          <w:ffData>
            <w:name w:val="Check35"/>
            <w:enabled/>
            <w:calcOnExit w:val="0"/>
            <w:checkBox>
              <w:sizeAuto/>
              <w:default w:val="0"/>
            </w:checkBox>
          </w:ffData>
        </w:fldChar>
      </w:r>
      <w:bookmarkStart w:id="394" w:name="Check35"/>
      <w:r w:rsidR="00A66639">
        <w:rPr>
          <w:rFonts w:asciiTheme="minorHAnsi" w:hAnsiTheme="minorHAnsi" w:cstheme="minorBidi"/>
          <w:sz w:val="22"/>
          <w:szCs w:val="22"/>
        </w:rPr>
        <w:instrText xml:space="preserve"> FORMCHECKBOX </w:instrText>
      </w:r>
      <w:r w:rsidR="00A66639">
        <w:rPr>
          <w:rFonts w:asciiTheme="minorHAnsi" w:hAnsiTheme="minorHAnsi" w:cstheme="minorBidi"/>
          <w:sz w:val="22"/>
          <w:szCs w:val="22"/>
        </w:rPr>
      </w:r>
      <w:r w:rsidR="00A66639">
        <w:rPr>
          <w:rFonts w:asciiTheme="minorHAnsi" w:hAnsiTheme="minorHAnsi" w:cstheme="minorBidi"/>
          <w:sz w:val="22"/>
          <w:szCs w:val="22"/>
        </w:rPr>
        <w:fldChar w:fldCharType="separate"/>
      </w:r>
      <w:r w:rsidR="00A66639">
        <w:rPr>
          <w:rFonts w:asciiTheme="minorHAnsi" w:hAnsiTheme="minorHAnsi" w:cstheme="minorBidi"/>
          <w:sz w:val="22"/>
          <w:szCs w:val="22"/>
        </w:rPr>
        <w:fldChar w:fldCharType="end"/>
      </w:r>
      <w:bookmarkEnd w:id="394"/>
      <w:r>
        <w:tab/>
      </w:r>
      <w:r w:rsidRPr="489E1739">
        <w:rPr>
          <w:rFonts w:asciiTheme="minorHAnsi" w:hAnsiTheme="minorHAnsi" w:cstheme="minorBidi"/>
          <w:sz w:val="22"/>
          <w:szCs w:val="22"/>
        </w:rPr>
        <w:t>Submittal Register</w:t>
      </w:r>
      <w:r w:rsidR="00B8692E">
        <w:rPr>
          <w:rFonts w:asciiTheme="minorHAnsi" w:hAnsiTheme="minorHAnsi" w:cstheme="minorHAnsi"/>
          <w:sz w:val="22"/>
          <w:szCs w:val="22"/>
        </w:rPr>
        <w:tab/>
      </w:r>
      <w:r w:rsidR="00A8093C" w:rsidRPr="489E1739">
        <w:rPr>
          <w:rFonts w:asciiTheme="minorHAnsi" w:hAnsiTheme="minorHAnsi" w:cstheme="minorBidi"/>
          <w:b/>
          <w:sz w:val="22"/>
          <w:szCs w:val="22"/>
        </w:rPr>
        <w:t>03</w:t>
      </w:r>
      <w:r w:rsidR="00A8093C">
        <w:rPr>
          <w:rFonts w:asciiTheme="minorHAnsi" w:hAnsiTheme="minorHAnsi" w:cstheme="minorHAnsi"/>
          <w:b/>
          <w:bCs/>
          <w:sz w:val="22"/>
          <w:szCs w:val="22"/>
        </w:rPr>
        <w:tab/>
      </w:r>
      <w:r w:rsidR="00A8093C" w:rsidRPr="489E1739">
        <w:rPr>
          <w:rFonts w:asciiTheme="minorHAnsi" w:hAnsiTheme="minorHAnsi" w:cstheme="minorBidi"/>
          <w:b/>
          <w:sz w:val="22"/>
          <w:szCs w:val="22"/>
        </w:rPr>
        <w:t>Quality &amp; Safety</w:t>
      </w:r>
    </w:p>
    <w:p w14:paraId="0A7424F1" w14:textId="36C58F14" w:rsidR="00844D5A" w:rsidRPr="00A64CCB" w:rsidRDefault="00844D5A">
      <w:pPr>
        <w:tabs>
          <w:tab w:val="left" w:pos="540"/>
          <w:tab w:val="left" w:pos="5040"/>
          <w:tab w:val="left" w:pos="5580"/>
          <w:tab w:val="left" w:pos="6120"/>
        </w:tabs>
        <w:jc w:val="both"/>
        <w:rPr>
          <w:ins w:id="395" w:author="Bobby Fetting" w:date="2026-02-24T09:39:00Z" w16du:dateUtc="2026-02-24T14:39:00Z"/>
          <w:rFonts w:asciiTheme="minorHAnsi" w:hAnsiTheme="minorHAnsi" w:cstheme="minorBidi"/>
          <w:sz w:val="22"/>
          <w:szCs w:val="22"/>
        </w:rPr>
        <w:pPrChange w:id="396" w:author="Bobby Fetting" w:date="2026-02-24T09:41:00Z" w16du:dateUtc="2026-02-24T14:41:00Z">
          <w:pPr>
            <w:tabs>
              <w:tab w:val="left" w:pos="360"/>
            </w:tabs>
            <w:jc w:val="both"/>
          </w:pPr>
        </w:pPrChange>
      </w:pPr>
      <w:ins w:id="397" w:author="Bobby Fetting" w:date="2026-02-24T09:38:00Z" w16du:dateUtc="2026-02-24T14:38:00Z">
        <w:r w:rsidRPr="489E1739">
          <w:rPr>
            <w:rFonts w:asciiTheme="minorHAnsi" w:hAnsiTheme="minorHAnsi" w:cstheme="minorBidi"/>
            <w:sz w:val="22"/>
            <w:szCs w:val="22"/>
          </w:rPr>
          <w:fldChar w:fldCharType="begin"/>
        </w:r>
        <w:bookmarkStart w:id="398" w:name="Check27"/>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ins>
      <w:bookmarkEnd w:id="398"/>
      <w:r w:rsidR="00A66639">
        <w:rPr>
          <w:rFonts w:asciiTheme="minorHAnsi" w:hAnsiTheme="minorHAnsi" w:cstheme="minorBidi"/>
          <w:sz w:val="22"/>
          <w:szCs w:val="22"/>
        </w:rPr>
        <w:fldChar w:fldCharType="begin">
          <w:ffData>
            <w:name w:val="Check36"/>
            <w:enabled/>
            <w:calcOnExit w:val="0"/>
            <w:checkBox>
              <w:sizeAuto/>
              <w:default w:val="0"/>
            </w:checkBox>
          </w:ffData>
        </w:fldChar>
      </w:r>
      <w:bookmarkStart w:id="399" w:name="Check36"/>
      <w:r w:rsidR="00A66639">
        <w:rPr>
          <w:rFonts w:asciiTheme="minorHAnsi" w:hAnsiTheme="minorHAnsi" w:cstheme="minorBidi"/>
          <w:sz w:val="22"/>
          <w:szCs w:val="22"/>
        </w:rPr>
        <w:instrText xml:space="preserve"> FORMCHECKBOX </w:instrText>
      </w:r>
      <w:r w:rsidR="00A66639">
        <w:rPr>
          <w:rFonts w:asciiTheme="minorHAnsi" w:hAnsiTheme="minorHAnsi" w:cstheme="minorBidi"/>
          <w:sz w:val="22"/>
          <w:szCs w:val="22"/>
        </w:rPr>
      </w:r>
      <w:r w:rsidR="00A66639">
        <w:rPr>
          <w:rFonts w:asciiTheme="minorHAnsi" w:hAnsiTheme="minorHAnsi" w:cstheme="minorBidi"/>
          <w:sz w:val="22"/>
          <w:szCs w:val="22"/>
        </w:rPr>
        <w:fldChar w:fldCharType="separate"/>
      </w:r>
      <w:r w:rsidR="00A66639">
        <w:rPr>
          <w:rFonts w:asciiTheme="minorHAnsi" w:hAnsiTheme="minorHAnsi" w:cstheme="minorBidi"/>
          <w:sz w:val="22"/>
          <w:szCs w:val="22"/>
        </w:rPr>
        <w:fldChar w:fldCharType="end"/>
      </w:r>
      <w:bookmarkEnd w:id="399"/>
      <w:r>
        <w:tab/>
      </w:r>
      <w:r w:rsidRPr="00A64CCB">
        <w:rPr>
          <w:rFonts w:asciiTheme="minorHAnsi" w:hAnsiTheme="minorHAnsi" w:cstheme="minorBidi"/>
          <w:sz w:val="22"/>
          <w:szCs w:val="22"/>
        </w:rPr>
        <w:t>Closeout Procedure Guide</w:t>
      </w:r>
      <w:bookmarkStart w:id="400" w:name="_Hlk222830999"/>
      <w:r w:rsidRPr="00A64CCB">
        <w:rPr>
          <w:rFonts w:asciiTheme="minorHAnsi" w:hAnsiTheme="minorHAnsi" w:cstheme="minorBidi"/>
          <w:sz w:val="22"/>
          <w:szCs w:val="22"/>
        </w:rPr>
        <w:fldChar w:fldCharType="begin"/>
      </w:r>
      <w:r w:rsidRPr="00A64CCB">
        <w:rPr>
          <w:rFonts w:asciiTheme="minorHAnsi" w:hAnsiTheme="minorHAnsi" w:cstheme="minorBidi"/>
          <w:sz w:val="22"/>
          <w:szCs w:val="22"/>
        </w:rPr>
        <w:instrText xml:space="preserve"> FORMCHECKBOX </w:instrText>
      </w:r>
      <w:r w:rsidRPr="00A64CCB">
        <w:rPr>
          <w:rFonts w:asciiTheme="minorHAnsi" w:hAnsiTheme="minorHAnsi" w:cstheme="minorBidi"/>
          <w:sz w:val="22"/>
          <w:szCs w:val="22"/>
        </w:rPr>
        <w:fldChar w:fldCharType="separate"/>
      </w:r>
      <w:r w:rsidRPr="00A64CCB">
        <w:rPr>
          <w:rFonts w:asciiTheme="minorHAnsi" w:hAnsiTheme="minorHAnsi" w:cstheme="minorBidi"/>
          <w:sz w:val="22"/>
          <w:szCs w:val="22"/>
        </w:rPr>
        <w:fldChar w:fldCharType="end"/>
      </w:r>
      <w:r w:rsidR="00A64CCB" w:rsidRPr="00A64CCB">
        <w:rPr>
          <w:rFonts w:asciiTheme="minorHAnsi" w:hAnsiTheme="minorHAnsi" w:cstheme="minorBidi"/>
          <w:sz w:val="22"/>
          <w:szCs w:val="22"/>
        </w:rPr>
        <w:t xml:space="preserve"> </w:t>
      </w:r>
      <w:r w:rsidR="00A64CCB" w:rsidRPr="00A64CCB">
        <w:rPr>
          <w:rFonts w:asciiTheme="minorHAnsi" w:hAnsiTheme="minorHAnsi" w:cstheme="minorBidi"/>
          <w:i/>
          <w:iCs/>
          <w:sz w:val="22"/>
          <w:szCs w:val="22"/>
        </w:rPr>
        <w:t>(coming soon)</w:t>
      </w:r>
      <w:r w:rsidR="00A8093C" w:rsidRPr="00A64CCB">
        <w:tab/>
      </w:r>
      <w:r w:rsidR="009B6EC1" w:rsidRPr="00A64CCB">
        <w:rPr>
          <w:sz w:val="22"/>
          <w:szCs w:val="22"/>
        </w:rPr>
        <w:fldChar w:fldCharType="begin">
          <w:ffData>
            <w:name w:val="Check42"/>
            <w:enabled/>
            <w:calcOnExit w:val="0"/>
            <w:checkBox>
              <w:sizeAuto/>
              <w:default w:val="0"/>
            </w:checkBox>
          </w:ffData>
        </w:fldChar>
      </w:r>
      <w:bookmarkStart w:id="401" w:name="Check42"/>
      <w:r w:rsidR="009B6EC1" w:rsidRPr="00A64CCB">
        <w:rPr>
          <w:sz w:val="22"/>
          <w:szCs w:val="22"/>
        </w:rPr>
        <w:instrText xml:space="preserve"> FORMCHECKBOX </w:instrText>
      </w:r>
      <w:r w:rsidR="009B6EC1" w:rsidRPr="00A64CCB">
        <w:rPr>
          <w:sz w:val="22"/>
          <w:szCs w:val="22"/>
        </w:rPr>
      </w:r>
      <w:r w:rsidR="009B6EC1" w:rsidRPr="00A64CCB">
        <w:rPr>
          <w:sz w:val="22"/>
          <w:szCs w:val="22"/>
        </w:rPr>
        <w:fldChar w:fldCharType="separate"/>
      </w:r>
      <w:r w:rsidR="009B6EC1" w:rsidRPr="00A64CCB">
        <w:rPr>
          <w:sz w:val="22"/>
          <w:szCs w:val="22"/>
        </w:rPr>
        <w:fldChar w:fldCharType="end"/>
      </w:r>
      <w:bookmarkEnd w:id="401"/>
      <w:r w:rsidR="00A66639" w:rsidRPr="00A64CCB">
        <w:tab/>
      </w:r>
      <w:r w:rsidR="00A8093C" w:rsidRPr="00A64CCB">
        <w:rPr>
          <w:rFonts w:asciiTheme="minorHAnsi" w:hAnsiTheme="minorHAnsi" w:cstheme="minorBidi"/>
          <w:sz w:val="22"/>
          <w:szCs w:val="22"/>
        </w:rPr>
        <w:t xml:space="preserve">Safety – </w:t>
      </w:r>
      <w:r w:rsidR="007906D8">
        <w:rPr>
          <w:rFonts w:asciiTheme="minorHAnsi" w:hAnsiTheme="minorHAnsi" w:cstheme="minorBidi"/>
          <w:sz w:val="22"/>
          <w:szCs w:val="22"/>
        </w:rPr>
        <w:fldChar w:fldCharType="begin"/>
      </w:r>
      <w:r w:rsidR="007906D8">
        <w:rPr>
          <w:rFonts w:asciiTheme="minorHAnsi" w:hAnsiTheme="minorHAnsi" w:cstheme="minorBidi"/>
          <w:sz w:val="22"/>
          <w:szCs w:val="22"/>
        </w:rPr>
        <w:instrText>HYPERLINK "https://hedrickbrotherscom.sharepoint.com/:b:/s/HBProceduresManual/IQDkPnd093jKRb79DgPhqSZNAb_zKQrX8jlZVbAk65vj1SU?e=StaPv2"</w:instrText>
      </w:r>
      <w:r w:rsidR="007906D8">
        <w:rPr>
          <w:rFonts w:asciiTheme="minorHAnsi" w:hAnsiTheme="minorHAnsi" w:cstheme="minorBidi"/>
          <w:sz w:val="22"/>
          <w:szCs w:val="22"/>
        </w:rPr>
      </w:r>
      <w:r w:rsidR="007906D8">
        <w:rPr>
          <w:rFonts w:asciiTheme="minorHAnsi" w:hAnsiTheme="minorHAnsi" w:cstheme="minorBidi"/>
          <w:sz w:val="22"/>
          <w:szCs w:val="22"/>
        </w:rPr>
        <w:fldChar w:fldCharType="separate"/>
      </w:r>
      <w:r w:rsidR="00A8093C" w:rsidRPr="007906D8">
        <w:rPr>
          <w:rStyle w:val="Hyperlink"/>
          <w:rFonts w:asciiTheme="minorHAnsi" w:hAnsiTheme="minorHAnsi" w:cstheme="minorBidi"/>
          <w:sz w:val="22"/>
          <w:szCs w:val="22"/>
        </w:rPr>
        <w:t>Project Startup Process</w:t>
      </w:r>
      <w:r w:rsidR="007906D8">
        <w:rPr>
          <w:rFonts w:asciiTheme="minorHAnsi" w:hAnsiTheme="minorHAnsi" w:cstheme="minorBidi"/>
          <w:sz w:val="22"/>
          <w:szCs w:val="22"/>
        </w:rPr>
        <w:fldChar w:fldCharType="end"/>
      </w:r>
    </w:p>
    <w:bookmarkEnd w:id="400"/>
    <w:p w14:paraId="24B9E4F4" w14:textId="0C314700" w:rsidR="00844D5A" w:rsidRDefault="00844D5A" w:rsidP="489E1739">
      <w:pPr>
        <w:tabs>
          <w:tab w:val="left" w:pos="540"/>
          <w:tab w:val="left" w:pos="5040"/>
          <w:tab w:val="left" w:pos="5580"/>
          <w:tab w:val="left" w:pos="6120"/>
        </w:tabs>
        <w:jc w:val="both"/>
        <w:rPr>
          <w:rFonts w:asciiTheme="minorHAnsi" w:hAnsiTheme="minorHAnsi" w:cstheme="minorBidi"/>
          <w:sz w:val="22"/>
          <w:szCs w:val="22"/>
        </w:rPr>
      </w:pPr>
      <w:ins w:id="402" w:author="Bobby Fetting" w:date="2026-02-24T09:39:00Z" w16du:dateUtc="2026-02-24T14:39:00Z">
        <w:r w:rsidRPr="00A64CCB">
          <w:rPr>
            <w:rFonts w:asciiTheme="minorHAnsi" w:hAnsiTheme="minorHAnsi" w:cstheme="minorBidi"/>
            <w:sz w:val="22"/>
            <w:szCs w:val="22"/>
          </w:rPr>
          <w:fldChar w:fldCharType="begin"/>
        </w:r>
        <w:bookmarkStart w:id="403" w:name="Check28"/>
        <w:r w:rsidRPr="00A64CCB">
          <w:rPr>
            <w:rFonts w:asciiTheme="minorHAnsi" w:hAnsiTheme="minorHAnsi" w:cstheme="minorBidi"/>
            <w:sz w:val="22"/>
            <w:szCs w:val="22"/>
          </w:rPr>
          <w:instrText xml:space="preserve"> FORMCHECKBOX </w:instrText>
        </w:r>
        <w:r w:rsidRPr="00A64CCB">
          <w:rPr>
            <w:rFonts w:asciiTheme="minorHAnsi" w:hAnsiTheme="minorHAnsi" w:cstheme="minorBidi"/>
            <w:sz w:val="22"/>
            <w:szCs w:val="22"/>
          </w:rPr>
          <w:fldChar w:fldCharType="separate"/>
        </w:r>
        <w:r w:rsidRPr="00A64CCB">
          <w:rPr>
            <w:rFonts w:asciiTheme="minorHAnsi" w:hAnsiTheme="minorHAnsi" w:cstheme="minorBidi"/>
            <w:sz w:val="22"/>
            <w:szCs w:val="22"/>
          </w:rPr>
          <w:fldChar w:fldCharType="end"/>
        </w:r>
      </w:ins>
      <w:bookmarkEnd w:id="403"/>
      <w:r w:rsidR="00A66639" w:rsidRPr="00A64CCB">
        <w:rPr>
          <w:rFonts w:asciiTheme="minorHAnsi" w:hAnsiTheme="minorHAnsi" w:cstheme="minorBidi"/>
          <w:sz w:val="22"/>
          <w:szCs w:val="22"/>
        </w:rPr>
        <w:fldChar w:fldCharType="begin">
          <w:ffData>
            <w:name w:val="Check37"/>
            <w:enabled/>
            <w:calcOnExit w:val="0"/>
            <w:checkBox>
              <w:sizeAuto/>
              <w:default w:val="0"/>
            </w:checkBox>
          </w:ffData>
        </w:fldChar>
      </w:r>
      <w:bookmarkStart w:id="404" w:name="Check37"/>
      <w:r w:rsidR="00A66639" w:rsidRPr="00A64CCB">
        <w:rPr>
          <w:rFonts w:asciiTheme="minorHAnsi" w:hAnsiTheme="minorHAnsi" w:cstheme="minorBidi"/>
          <w:sz w:val="22"/>
          <w:szCs w:val="22"/>
        </w:rPr>
        <w:instrText xml:space="preserve"> FORMCHECKBOX </w:instrText>
      </w:r>
      <w:r w:rsidR="00A66639" w:rsidRPr="00A64CCB">
        <w:rPr>
          <w:rFonts w:asciiTheme="minorHAnsi" w:hAnsiTheme="minorHAnsi" w:cstheme="minorBidi"/>
          <w:sz w:val="22"/>
          <w:szCs w:val="22"/>
        </w:rPr>
      </w:r>
      <w:r w:rsidR="00A66639" w:rsidRPr="00A64CCB">
        <w:rPr>
          <w:rFonts w:asciiTheme="minorHAnsi" w:hAnsiTheme="minorHAnsi" w:cstheme="minorBidi"/>
          <w:sz w:val="22"/>
          <w:szCs w:val="22"/>
        </w:rPr>
        <w:fldChar w:fldCharType="separate"/>
      </w:r>
      <w:r w:rsidR="00A66639" w:rsidRPr="00A64CCB">
        <w:rPr>
          <w:rFonts w:asciiTheme="minorHAnsi" w:hAnsiTheme="minorHAnsi" w:cstheme="minorBidi"/>
          <w:sz w:val="22"/>
          <w:szCs w:val="22"/>
        </w:rPr>
        <w:fldChar w:fldCharType="end"/>
      </w:r>
      <w:bookmarkEnd w:id="404"/>
      <w:r w:rsidRPr="00A64CCB">
        <w:tab/>
      </w:r>
      <w:r w:rsidRPr="00A64CCB">
        <w:rPr>
          <w:rFonts w:asciiTheme="minorHAnsi" w:hAnsiTheme="minorHAnsi" w:cstheme="minorBidi"/>
          <w:sz w:val="22"/>
          <w:szCs w:val="22"/>
        </w:rPr>
        <w:t xml:space="preserve">Completion &amp; </w:t>
      </w:r>
      <w:commentRangeStart w:id="405"/>
      <w:r w:rsidRPr="00A64CCB">
        <w:rPr>
          <w:rFonts w:asciiTheme="minorHAnsi" w:hAnsiTheme="minorHAnsi" w:cstheme="minorBidi"/>
          <w:sz w:val="22"/>
          <w:szCs w:val="22"/>
        </w:rPr>
        <w:t>Acceptance Manual</w:t>
      </w:r>
      <w:r w:rsidRPr="00A64CCB">
        <w:rPr>
          <w:rFonts w:asciiTheme="minorHAnsi" w:hAnsiTheme="minorHAnsi" w:cstheme="minorBidi"/>
          <w:sz w:val="22"/>
          <w:szCs w:val="22"/>
        </w:rPr>
        <w:fldChar w:fldCharType="begin"/>
      </w:r>
      <w:r w:rsidRPr="00A64CCB">
        <w:rPr>
          <w:rFonts w:asciiTheme="minorHAnsi" w:hAnsiTheme="minorHAnsi" w:cstheme="minorBidi"/>
          <w:sz w:val="22"/>
          <w:szCs w:val="22"/>
        </w:rPr>
        <w:instrText xml:space="preserve"> FORMCHECKBOX </w:instrText>
      </w:r>
      <w:r w:rsidRPr="00A64CCB">
        <w:rPr>
          <w:rFonts w:asciiTheme="minorHAnsi" w:hAnsiTheme="minorHAnsi" w:cstheme="minorBidi"/>
          <w:sz w:val="22"/>
          <w:szCs w:val="22"/>
        </w:rPr>
        <w:fldChar w:fldCharType="separate"/>
      </w:r>
      <w:r w:rsidRPr="00A64CCB">
        <w:rPr>
          <w:rFonts w:asciiTheme="minorHAnsi" w:hAnsiTheme="minorHAnsi" w:cstheme="minorBidi"/>
          <w:sz w:val="22"/>
          <w:szCs w:val="22"/>
        </w:rPr>
        <w:fldChar w:fldCharType="end"/>
      </w:r>
      <w:commentRangeEnd w:id="405"/>
      <w:r w:rsidR="00F35D71">
        <w:rPr>
          <w:rStyle w:val="CommentReference"/>
          <w:rFonts w:asciiTheme="minorHAnsi" w:hAnsiTheme="minorHAnsi" w:cstheme="minorBidi"/>
          <w:sz w:val="22"/>
          <w:szCs w:val="22"/>
        </w:rPr>
        <w:commentReference w:id="405"/>
      </w:r>
      <w:r w:rsidR="00A64CCB">
        <w:rPr>
          <w:rFonts w:asciiTheme="minorHAnsi" w:hAnsiTheme="minorHAnsi" w:cstheme="minorBidi"/>
          <w:sz w:val="22"/>
          <w:szCs w:val="22"/>
        </w:rPr>
        <w:t xml:space="preserve"> </w:t>
      </w:r>
      <w:r w:rsidR="00A64CCB" w:rsidRPr="00A64CCB">
        <w:rPr>
          <w:rFonts w:asciiTheme="minorHAnsi" w:hAnsiTheme="minorHAnsi" w:cstheme="minorBidi"/>
          <w:i/>
          <w:iCs/>
          <w:sz w:val="22"/>
          <w:szCs w:val="22"/>
        </w:rPr>
        <w:t>(coming soon)</w:t>
      </w:r>
      <w:r w:rsidR="00A8093C">
        <w:tab/>
      </w:r>
      <w:r w:rsidR="009B6EC1">
        <w:rPr>
          <w:sz w:val="22"/>
          <w:szCs w:val="22"/>
        </w:rPr>
        <w:fldChar w:fldCharType="begin">
          <w:ffData>
            <w:name w:val="Check41"/>
            <w:enabled/>
            <w:calcOnExit w:val="0"/>
            <w:checkBox>
              <w:sizeAuto/>
              <w:default w:val="0"/>
            </w:checkBox>
          </w:ffData>
        </w:fldChar>
      </w:r>
      <w:bookmarkStart w:id="406" w:name="Check41"/>
      <w:r w:rsidR="009B6EC1">
        <w:rPr>
          <w:sz w:val="22"/>
          <w:szCs w:val="22"/>
        </w:rPr>
        <w:instrText xml:space="preserve"> FORMCHECKBOX </w:instrText>
      </w:r>
      <w:r w:rsidR="009B6EC1">
        <w:rPr>
          <w:sz w:val="22"/>
          <w:szCs w:val="22"/>
        </w:rPr>
      </w:r>
      <w:r w:rsidR="009B6EC1">
        <w:rPr>
          <w:sz w:val="22"/>
          <w:szCs w:val="22"/>
        </w:rPr>
        <w:fldChar w:fldCharType="separate"/>
      </w:r>
      <w:r w:rsidR="009B6EC1">
        <w:rPr>
          <w:sz w:val="22"/>
          <w:szCs w:val="22"/>
        </w:rPr>
        <w:fldChar w:fldCharType="end"/>
      </w:r>
      <w:bookmarkEnd w:id="406"/>
      <w:r w:rsidR="00A66639">
        <w:tab/>
      </w:r>
      <w:r w:rsidR="00A8093C" w:rsidRPr="489E1739">
        <w:rPr>
          <w:rFonts w:asciiTheme="minorHAnsi" w:hAnsiTheme="minorHAnsi" w:cstheme="minorBidi"/>
          <w:sz w:val="22"/>
          <w:szCs w:val="22"/>
        </w:rPr>
        <w:t>Project Specific Safety Plan</w:t>
      </w:r>
    </w:p>
    <w:p w14:paraId="38645DC7" w14:textId="72D4FD97" w:rsidR="00336C00" w:rsidRDefault="001D576A" w:rsidP="00F35D71">
      <w:pPr>
        <w:tabs>
          <w:tab w:val="left" w:pos="540"/>
          <w:tab w:val="left" w:pos="5040"/>
          <w:tab w:val="left" w:pos="5580"/>
          <w:tab w:val="left" w:pos="6120"/>
        </w:tabs>
        <w:jc w:val="both"/>
        <w:rPr>
          <w:rFonts w:asciiTheme="minorHAnsi" w:hAnsiTheme="minorHAnsi" w:cstheme="minorHAnsi"/>
          <w:sz w:val="22"/>
          <w:szCs w:val="22"/>
        </w:rPr>
      </w:pPr>
      <w:r w:rsidRPr="489E1739">
        <w:rPr>
          <w:rFonts w:asciiTheme="minorHAnsi" w:hAnsiTheme="minorHAnsi" w:cstheme="minorBidi"/>
          <w:sz w:val="22"/>
          <w:szCs w:val="22"/>
        </w:rPr>
        <w:fldChar w:fldCharType="begin">
          <w:ffData>
            <w:name w:val="Check30"/>
            <w:enabled/>
            <w:calcOnExit w:val="0"/>
            <w:checkBox>
              <w:sizeAuto/>
              <w:default w:val="0"/>
            </w:checkBox>
          </w:ffData>
        </w:fldChar>
      </w:r>
      <w:bookmarkStart w:id="407" w:name="Check30"/>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bookmarkEnd w:id="407"/>
      <w:r>
        <w:rPr>
          <w:rFonts w:asciiTheme="minorHAnsi" w:hAnsiTheme="minorHAnsi" w:cstheme="minorHAnsi"/>
          <w:sz w:val="22"/>
          <w:szCs w:val="22"/>
        </w:rPr>
        <w:tab/>
      </w:r>
      <w:hyperlink r:id="rId29" w:history="1">
        <w:r w:rsidR="00DE5130" w:rsidRPr="00E21E55">
          <w:rPr>
            <w:rStyle w:val="Hyperlink"/>
            <w:rFonts w:asciiTheme="minorHAnsi" w:hAnsiTheme="minorHAnsi" w:cstheme="minorBidi"/>
            <w:sz w:val="22"/>
            <w:szCs w:val="22"/>
          </w:rPr>
          <w:t xml:space="preserve">Closeout &amp; </w:t>
        </w:r>
        <w:r w:rsidRPr="00E21E55">
          <w:rPr>
            <w:rStyle w:val="Hyperlink"/>
            <w:rFonts w:asciiTheme="minorHAnsi" w:hAnsiTheme="minorHAnsi" w:cstheme="minorBidi"/>
            <w:sz w:val="22"/>
            <w:szCs w:val="22"/>
          </w:rPr>
          <w:t>P</w:t>
        </w:r>
        <w:r w:rsidR="00BC1347" w:rsidRPr="00E21E55">
          <w:rPr>
            <w:rStyle w:val="Hyperlink"/>
            <w:rFonts w:asciiTheme="minorHAnsi" w:hAnsiTheme="minorHAnsi" w:cstheme="minorBidi"/>
            <w:sz w:val="22"/>
            <w:szCs w:val="22"/>
          </w:rPr>
          <w:t>re-</w:t>
        </w:r>
        <w:r w:rsidR="00DE5130" w:rsidRPr="00E21E55">
          <w:rPr>
            <w:rStyle w:val="Hyperlink"/>
            <w:rFonts w:asciiTheme="minorHAnsi" w:hAnsiTheme="minorHAnsi" w:cstheme="minorBidi"/>
            <w:sz w:val="22"/>
            <w:szCs w:val="22"/>
          </w:rPr>
          <w:t>CO</w:t>
        </w:r>
        <w:r w:rsidR="00BC1347" w:rsidRPr="00E21E55">
          <w:rPr>
            <w:rStyle w:val="Hyperlink"/>
            <w:rFonts w:asciiTheme="minorHAnsi" w:hAnsiTheme="minorHAnsi" w:cstheme="minorBidi"/>
            <w:sz w:val="22"/>
            <w:szCs w:val="22"/>
          </w:rPr>
          <w:t xml:space="preserve"> Checklist</w:t>
        </w:r>
      </w:hyperlink>
      <w:r w:rsidR="00405432">
        <w:rPr>
          <w:rFonts w:asciiTheme="minorHAnsi" w:hAnsiTheme="minorHAnsi" w:cstheme="minorBidi"/>
          <w:sz w:val="22"/>
          <w:szCs w:val="22"/>
        </w:rPr>
        <w:t xml:space="preserve"> (Procore Inspections)</w:t>
      </w:r>
      <w:r w:rsidR="00A8093C">
        <w:rPr>
          <w:rFonts w:asciiTheme="minorHAnsi" w:hAnsiTheme="minorHAnsi" w:cstheme="minorHAnsi"/>
          <w:sz w:val="22"/>
          <w:szCs w:val="22"/>
        </w:rPr>
        <w:tab/>
      </w:r>
      <w:ins w:id="408" w:author="Bobby Fetting" w:date="2026-02-24T09:37:00Z" w16du:dateUtc="2026-02-24T14:37:00Z">
        <w:r w:rsidRPr="489E1739">
          <w:rPr>
            <w:rFonts w:asciiTheme="minorHAnsi" w:hAnsiTheme="minorHAnsi" w:cstheme="minorBidi"/>
            <w:sz w:val="22"/>
            <w:szCs w:val="22"/>
          </w:rPr>
          <w:fldChar w:fldCharType="begin"/>
        </w:r>
        <w:r w:rsidRPr="489E1739">
          <w:rPr>
            <w:rFonts w:asciiTheme="minorHAnsi" w:hAnsiTheme="minorHAnsi" w:cstheme="minorBidi"/>
            <w:sz w:val="22"/>
            <w:szCs w:val="22"/>
          </w:rPr>
          <w:instrText xml:space="preserve"> FORMCHECKBOX </w:instrText>
        </w:r>
        <w:r w:rsidRPr="489E1739">
          <w:rPr>
            <w:rFonts w:asciiTheme="minorHAnsi" w:hAnsiTheme="minorHAnsi" w:cstheme="minorBidi"/>
            <w:sz w:val="22"/>
            <w:szCs w:val="22"/>
          </w:rPr>
          <w:fldChar w:fldCharType="separate"/>
        </w:r>
        <w:r w:rsidRPr="489E1739">
          <w:rPr>
            <w:rFonts w:asciiTheme="minorHAnsi" w:hAnsiTheme="minorHAnsi" w:cstheme="minorBidi"/>
            <w:sz w:val="22"/>
            <w:szCs w:val="22"/>
          </w:rPr>
          <w:fldChar w:fldCharType="end"/>
        </w:r>
      </w:ins>
      <w:r w:rsidR="00E900A4">
        <w:rPr>
          <w:rFonts w:asciiTheme="minorHAnsi" w:hAnsiTheme="minorHAnsi" w:cstheme="minorBidi"/>
          <w:sz w:val="22"/>
          <w:szCs w:val="22"/>
        </w:rPr>
        <w:fldChar w:fldCharType="begin">
          <w:ffData>
            <w:name w:val="Check40"/>
            <w:enabled/>
            <w:calcOnExit w:val="0"/>
            <w:checkBox>
              <w:sizeAuto/>
              <w:default w:val="0"/>
            </w:checkBox>
          </w:ffData>
        </w:fldChar>
      </w:r>
      <w:bookmarkStart w:id="409" w:name="Check40"/>
      <w:r w:rsidR="00E900A4">
        <w:rPr>
          <w:rFonts w:asciiTheme="minorHAnsi" w:hAnsiTheme="minorHAnsi" w:cstheme="minorBidi"/>
          <w:sz w:val="22"/>
          <w:szCs w:val="22"/>
        </w:rPr>
        <w:instrText xml:space="preserve"> FORMCHECKBOX </w:instrText>
      </w:r>
      <w:r w:rsidR="00E900A4">
        <w:rPr>
          <w:rFonts w:asciiTheme="minorHAnsi" w:hAnsiTheme="minorHAnsi" w:cstheme="minorBidi"/>
          <w:sz w:val="22"/>
          <w:szCs w:val="22"/>
        </w:rPr>
      </w:r>
      <w:r w:rsidR="00E900A4">
        <w:rPr>
          <w:rFonts w:asciiTheme="minorHAnsi" w:hAnsiTheme="minorHAnsi" w:cstheme="minorBidi"/>
          <w:sz w:val="22"/>
          <w:szCs w:val="22"/>
        </w:rPr>
        <w:fldChar w:fldCharType="separate"/>
      </w:r>
      <w:r w:rsidR="00E900A4">
        <w:rPr>
          <w:rFonts w:asciiTheme="minorHAnsi" w:hAnsiTheme="minorHAnsi" w:cstheme="minorBidi"/>
          <w:sz w:val="22"/>
          <w:szCs w:val="22"/>
        </w:rPr>
        <w:fldChar w:fldCharType="end"/>
      </w:r>
      <w:bookmarkEnd w:id="409"/>
      <w:r w:rsidR="00A8093C">
        <w:tab/>
      </w:r>
      <w:hyperlink r:id="rId30" w:history="1">
        <w:r w:rsidR="00A8093C" w:rsidRPr="001F5AE3">
          <w:rPr>
            <w:rStyle w:val="Hyperlink"/>
            <w:rFonts w:asciiTheme="minorHAnsi" w:hAnsiTheme="minorHAnsi" w:cstheme="minorBidi"/>
            <w:sz w:val="22"/>
            <w:szCs w:val="22"/>
          </w:rPr>
          <w:t>Quality Control Program</w:t>
        </w:r>
      </w:hyperlink>
    </w:p>
    <w:sectPr w:rsidR="00336C00" w:rsidSect="002D2642">
      <w:headerReference w:type="default" r:id="rId31"/>
      <w:footerReference w:type="default" r:id="rId32"/>
      <w:footerReference w:type="first" r:id="rId33"/>
      <w:footnotePr>
        <w:numRestart w:val="eachSect"/>
      </w:footnotePr>
      <w:endnotePr>
        <w:numFmt w:val="decimal"/>
      </w:endnotePr>
      <w:type w:val="continuous"/>
      <w:pgSz w:w="12240" w:h="15840" w:code="1"/>
      <w:pgMar w:top="1440" w:right="1166" w:bottom="1080" w:left="1008" w:header="288"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Victoria Miel" w:date="2026-02-25T13:27:00Z" w:initials="VM">
    <w:p w14:paraId="7C0A7163" w14:textId="77777777" w:rsidR="006212A9" w:rsidRDefault="006212A9" w:rsidP="006212A9">
      <w:pPr>
        <w:pStyle w:val="CommentText"/>
      </w:pPr>
      <w:r>
        <w:rPr>
          <w:rStyle w:val="CommentReference"/>
        </w:rPr>
        <w:annotationRef/>
      </w:r>
      <w:r>
        <w:t>Change to current Vision Statement or Brand Promise?</w:t>
      </w:r>
    </w:p>
  </w:comment>
  <w:comment w:id="87" w:author="Bobby Fetting" w:date="2026-02-20T03:50:00Z" w:initials="BF">
    <w:p w14:paraId="40D1595D" w14:textId="165AFC30" w:rsidR="00093AA9" w:rsidRDefault="00093AA9">
      <w:r>
        <w:annotationRef/>
      </w:r>
      <w:r w:rsidRPr="1033DDEC">
        <w:t>Add reference to Project Manual documents: Closeout Procedures, Completion &amp; Turnover Process</w:t>
      </w:r>
    </w:p>
  </w:comment>
  <w:comment w:id="107" w:author="Victoria Miel" w:date="2026-02-25T13:54:00Z" w:initials="VM">
    <w:p w14:paraId="0704B382" w14:textId="77777777" w:rsidR="00AA23E7" w:rsidRDefault="00AA23E7" w:rsidP="00AA23E7">
      <w:pPr>
        <w:pStyle w:val="CommentText"/>
      </w:pPr>
      <w:r>
        <w:rPr>
          <w:rStyle w:val="CommentReference"/>
        </w:rPr>
        <w:annotationRef/>
      </w:r>
      <w:r>
        <w:t>Show me how to make it fillable?</w:t>
      </w:r>
    </w:p>
  </w:comment>
  <w:comment w:id="121" w:author="Victoria Miel" w:date="2026-02-25T17:00:00Z" w:initials="VM">
    <w:p w14:paraId="1C69D11C" w14:textId="77777777" w:rsidR="00FE0724" w:rsidRDefault="00FE0724" w:rsidP="00FE0724">
      <w:pPr>
        <w:pStyle w:val="CommentText"/>
      </w:pPr>
      <w:r>
        <w:rPr>
          <w:rStyle w:val="CommentReference"/>
        </w:rPr>
        <w:annotationRef/>
      </w:r>
      <w:r>
        <w:t>Should we include the JHAs?</w:t>
      </w:r>
    </w:p>
  </w:comment>
  <w:comment w:id="122" w:author="Victoria Miel" w:date="2026-02-25T17:06:00Z" w:initials="VM">
    <w:p w14:paraId="250C0C3A" w14:textId="77777777" w:rsidR="00A947B5" w:rsidRDefault="00A947B5" w:rsidP="00A947B5">
      <w:pPr>
        <w:pStyle w:val="CommentText"/>
      </w:pPr>
      <w:r>
        <w:rPr>
          <w:rStyle w:val="CommentReference"/>
        </w:rPr>
        <w:annotationRef/>
      </w:r>
      <w:r>
        <w:t>And ICE guidelines?</w:t>
      </w:r>
    </w:p>
  </w:comment>
  <w:comment w:id="123" w:author="Bobby Fetting" w:date="2026-02-24T06:13:00Z" w:initials="BF">
    <w:p w14:paraId="59FC5CC3" w14:textId="77777777" w:rsidR="005C7AB8" w:rsidRDefault="005C7AB8" w:rsidP="005C7AB8">
      <w:r>
        <w:rPr>
          <w:rStyle w:val="CommentReference"/>
        </w:rPr>
        <w:annotationRef/>
      </w:r>
      <w:r>
        <w:t>Samira?</w:t>
      </w:r>
    </w:p>
  </w:comment>
  <w:comment w:id="124" w:author="Victoria Miel" w:date="2026-02-25T16:58:00Z" w:initials="VM">
    <w:p w14:paraId="5AF9D864" w14:textId="77777777" w:rsidR="00A55EFA" w:rsidRDefault="00A55EFA" w:rsidP="00A55EFA">
      <w:pPr>
        <w:pStyle w:val="CommentText"/>
      </w:pPr>
      <w:r>
        <w:rPr>
          <w:rStyle w:val="CommentReference"/>
        </w:rPr>
        <w:annotationRef/>
      </w:r>
      <w:r>
        <w:t>Alfonso or Danielle, most likely. Is this fillable?</w:t>
      </w:r>
    </w:p>
  </w:comment>
  <w:comment w:id="126" w:author="Bobby Fetting" w:date="2026-02-24T06:14:00Z" w:initials="BF">
    <w:p w14:paraId="03CAAFF1" w14:textId="77777777" w:rsidR="005C7AB8" w:rsidRDefault="005C7AB8" w:rsidP="005C7AB8">
      <w:r>
        <w:rPr>
          <w:rStyle w:val="CommentReference"/>
        </w:rPr>
        <w:annotationRef/>
      </w:r>
      <w:r>
        <w:t>Samira review?</w:t>
      </w:r>
    </w:p>
  </w:comment>
  <w:comment w:id="127" w:author="Bobby Fetting" w:date="2026-02-20T08:43:00Z" w:initials="BF">
    <w:p w14:paraId="16DC52F2" w14:textId="18C9F4E1" w:rsidR="00CE50DE" w:rsidRDefault="00CE50DE">
      <w:pPr>
        <w:pStyle w:val="CommentText"/>
      </w:pPr>
      <w:r>
        <w:rPr>
          <w:rStyle w:val="CommentReference"/>
        </w:rPr>
        <w:annotationRef/>
      </w:r>
      <w:r w:rsidRPr="3E266AFC">
        <w:t>Add reference / link to Crisis Contact Procedure</w:t>
      </w:r>
    </w:p>
  </w:comment>
  <w:comment w:id="128" w:author="Victoria Miel" w:date="2026-02-25T17:03:00Z" w:initials="VM">
    <w:p w14:paraId="1BF417EE" w14:textId="77777777" w:rsidR="00E62C77" w:rsidRDefault="00E62C77" w:rsidP="00E62C77">
      <w:pPr>
        <w:pStyle w:val="CommentText"/>
      </w:pPr>
      <w:r>
        <w:rPr>
          <w:rStyle w:val="CommentReference"/>
        </w:rPr>
        <w:annotationRef/>
      </w:r>
      <w:r>
        <w:t>linked</w:t>
      </w:r>
    </w:p>
  </w:comment>
  <w:comment w:id="129" w:author="Bobby Fetting" w:date="2026-02-20T08:45:00Z" w:initials="BF">
    <w:p w14:paraId="53957A68" w14:textId="34390061" w:rsidR="00CE50DE" w:rsidRDefault="00CE50DE">
      <w:pPr>
        <w:pStyle w:val="CommentText"/>
      </w:pPr>
      <w:r>
        <w:rPr>
          <w:rStyle w:val="CommentReference"/>
        </w:rPr>
        <w:annotationRef/>
      </w:r>
      <w:r w:rsidRPr="02082FCA">
        <w:t>Add link to Tropical Storm &amp; Hurricane Procedure</w:t>
      </w:r>
    </w:p>
  </w:comment>
  <w:comment w:id="130" w:author="Victoria Miel" w:date="2026-02-25T17:04:00Z" w:initials="VM">
    <w:p w14:paraId="4E47575E" w14:textId="77777777" w:rsidR="00C75D2D" w:rsidRDefault="00C75D2D" w:rsidP="00C75D2D">
      <w:pPr>
        <w:pStyle w:val="CommentText"/>
      </w:pPr>
      <w:r>
        <w:rPr>
          <w:rStyle w:val="CommentReference"/>
        </w:rPr>
        <w:annotationRef/>
      </w:r>
      <w:r>
        <w:t>linked</w:t>
      </w:r>
    </w:p>
  </w:comment>
  <w:comment w:id="131" w:author="Victoria Miel" w:date="2026-02-25T17:06:00Z" w:initials="VM">
    <w:p w14:paraId="6E8E2553" w14:textId="77777777" w:rsidR="000C31CE" w:rsidRDefault="000C31CE" w:rsidP="000C31CE">
      <w:pPr>
        <w:pStyle w:val="CommentText"/>
      </w:pPr>
      <w:r>
        <w:rPr>
          <w:rStyle w:val="CommentReference"/>
        </w:rPr>
        <w:annotationRef/>
      </w:r>
      <w:r>
        <w:t>Daily sign-in sheets?</w:t>
      </w:r>
    </w:p>
  </w:comment>
  <w:comment w:id="132" w:author="Bobby Fetting" w:date="2026-02-20T08:47:00Z" w:initials="BF">
    <w:p w14:paraId="341E308F" w14:textId="79450449" w:rsidR="00CE50DE" w:rsidRDefault="00CE50DE">
      <w:pPr>
        <w:pStyle w:val="CommentText"/>
      </w:pPr>
      <w:r>
        <w:rPr>
          <w:rStyle w:val="CommentReference"/>
        </w:rPr>
        <w:annotationRef/>
      </w:r>
      <w:r w:rsidRPr="245FE949">
        <w:t>Verify this aligns with current subcontract language</w:t>
      </w:r>
    </w:p>
  </w:comment>
  <w:comment w:id="249" w:author="Victoria Miel" w:date="2026-02-25T17:08:00Z" w:initials="VM">
    <w:p w14:paraId="347EE4B2" w14:textId="77777777" w:rsidR="001C55E3" w:rsidRDefault="0077242D" w:rsidP="001C55E3">
      <w:pPr>
        <w:pStyle w:val="CommentText"/>
      </w:pPr>
      <w:r>
        <w:rPr>
          <w:rStyle w:val="CommentReference"/>
        </w:rPr>
        <w:annotationRef/>
      </w:r>
      <w:r w:rsidR="001C55E3">
        <w:t>I don’t think we typically do this, do you think this is necessary? DISCUSS</w:t>
      </w:r>
    </w:p>
  </w:comment>
  <w:comment w:id="251" w:author="Bobby Fetting" w:date="2026-02-23T06:51:00Z" w:initials="BF">
    <w:p w14:paraId="0F49BD5B" w14:textId="27A4DEC5" w:rsidR="00A02B2B" w:rsidRDefault="00A02B2B" w:rsidP="00A02B2B">
      <w:r>
        <w:rPr>
          <w:rStyle w:val="CommentReference"/>
        </w:rPr>
        <w:annotationRef/>
      </w:r>
      <w:r>
        <w:t>Update to reflect Timberscan processes</w:t>
      </w:r>
    </w:p>
  </w:comment>
  <w:comment w:id="252" w:author="Victoria Miel" w:date="2026-02-25T17:13:00Z" w:initials="VM">
    <w:p w14:paraId="09CB8A89" w14:textId="77777777" w:rsidR="00D9392B" w:rsidRDefault="00D9392B" w:rsidP="00D9392B">
      <w:pPr>
        <w:pStyle w:val="CommentText"/>
      </w:pPr>
      <w:r>
        <w:rPr>
          <w:rStyle w:val="CommentReference"/>
        </w:rPr>
        <w:annotationRef/>
      </w:r>
      <w:r>
        <w:t>Timberscan processes?</w:t>
      </w:r>
    </w:p>
  </w:comment>
  <w:comment w:id="253" w:author="Bobby Fetting" w:date="2026-02-23T06:51:00Z" w:initials="BF">
    <w:p w14:paraId="7A3F6D23" w14:textId="77777777" w:rsidR="00FE0D72" w:rsidRDefault="00FE0D72" w:rsidP="00FE0D72">
      <w:r>
        <w:rPr>
          <w:rStyle w:val="CommentReference"/>
        </w:rPr>
        <w:annotationRef/>
      </w:r>
      <w:r>
        <w:t>Update with HH2 process</w:t>
      </w:r>
    </w:p>
  </w:comment>
  <w:comment w:id="255" w:author="Victoria Miel" w:date="2026-02-25T17:14:00Z" w:initials="VM">
    <w:p w14:paraId="1BA891C3" w14:textId="77777777" w:rsidR="00C44D95" w:rsidRDefault="00C44D95" w:rsidP="00C44D95">
      <w:pPr>
        <w:pStyle w:val="CommentText"/>
      </w:pPr>
      <w:r>
        <w:rPr>
          <w:rStyle w:val="CommentReference"/>
        </w:rPr>
        <w:annotationRef/>
      </w:r>
      <w:r>
        <w:t>Let’s discuss</w:t>
      </w:r>
    </w:p>
  </w:comment>
  <w:comment w:id="280" w:author="Bobby Fetting" w:date="2026-02-24T07:16:00Z" w:initials="BF">
    <w:p w14:paraId="3607A1DA" w14:textId="77777777" w:rsidR="00A40395" w:rsidRDefault="00A40395" w:rsidP="00A40395">
      <w:r>
        <w:rPr>
          <w:rStyle w:val="CommentReference"/>
        </w:rPr>
        <w:annotationRef/>
      </w:r>
      <w:r>
        <w:t>What does new procedure say?</w:t>
      </w:r>
    </w:p>
  </w:comment>
  <w:comment w:id="281" w:author="Victoria Miel" w:date="2026-02-26T08:03:00Z" w:initials="VM">
    <w:p w14:paraId="36AFDB08" w14:textId="77777777" w:rsidR="000F5844" w:rsidRDefault="000F5844" w:rsidP="000F5844">
      <w:pPr>
        <w:pStyle w:val="CommentText"/>
      </w:pPr>
      <w:r>
        <w:rPr>
          <w:rStyle w:val="CommentReference"/>
        </w:rPr>
        <w:annotationRef/>
      </w:r>
      <w:r>
        <w:t>PM should update</w:t>
      </w:r>
    </w:p>
  </w:comment>
  <w:comment w:id="283" w:author="Bobby Fetting" w:date="2026-02-24T07:19:00Z" w:initials="BF">
    <w:p w14:paraId="1E9DD899" w14:textId="77777777" w:rsidR="00F65910" w:rsidRDefault="00F65910" w:rsidP="00F65910">
      <w:r>
        <w:rPr>
          <w:rStyle w:val="CommentReference"/>
        </w:rPr>
        <w:annotationRef/>
      </w:r>
      <w:r>
        <w:t>Is this the look-ahead or progress schedule?</w:t>
      </w:r>
    </w:p>
  </w:comment>
  <w:comment w:id="284" w:author="Victoria Miel" w:date="2026-02-26T08:04:00Z" w:initials="VM">
    <w:p w14:paraId="4FAF6309" w14:textId="77777777" w:rsidR="000F5844" w:rsidRDefault="000F5844" w:rsidP="000F5844">
      <w:pPr>
        <w:pStyle w:val="CommentText"/>
      </w:pPr>
      <w:r>
        <w:rPr>
          <w:rStyle w:val="CommentReference"/>
        </w:rPr>
        <w:annotationRef/>
      </w:r>
      <w:r>
        <w:t>Should be the lookahead</w:t>
      </w:r>
    </w:p>
  </w:comment>
  <w:comment w:id="314" w:author="Bobby Fetting" w:date="2026-02-23T07:47:00Z" w:initials="BF">
    <w:p w14:paraId="46B4BF59" w14:textId="77777777" w:rsidR="00D149C1" w:rsidRDefault="00D149C1" w:rsidP="00D149C1">
      <w:r>
        <w:rPr>
          <w:rStyle w:val="CommentReference"/>
        </w:rPr>
        <w:annotationRef/>
      </w:r>
      <w:r>
        <w:t>Link to Responsibility Matrix</w:t>
      </w:r>
    </w:p>
  </w:comment>
  <w:comment w:id="315" w:author="Victoria Miel" w:date="2026-02-26T08:14:00Z" w:initials="VM">
    <w:p w14:paraId="02CAF82B" w14:textId="77777777" w:rsidR="00870B58" w:rsidRDefault="00870B58" w:rsidP="00870B58">
      <w:pPr>
        <w:pStyle w:val="CommentText"/>
      </w:pPr>
      <w:r>
        <w:rPr>
          <w:rStyle w:val="CommentReference"/>
        </w:rPr>
        <w:annotationRef/>
      </w:r>
      <w:r>
        <w:t>linked</w:t>
      </w:r>
    </w:p>
  </w:comment>
  <w:comment w:id="316" w:author="Bobby Fetting" w:date="2026-02-23T07:15:00Z" w:initials="BF">
    <w:p w14:paraId="6F226E07" w14:textId="77777777" w:rsidR="00F05AEE" w:rsidRDefault="00F05AEE" w:rsidP="00F05AEE">
      <w:r>
        <w:rPr>
          <w:rStyle w:val="CommentReference"/>
        </w:rPr>
        <w:annotationRef/>
      </w:r>
      <w:r>
        <w:t>Add instructions for buyout per risk management policies (in progress?)</w:t>
      </w:r>
    </w:p>
  </w:comment>
  <w:comment w:id="317" w:author="Victoria Miel" w:date="2026-02-26T08:17:00Z" w:initials="VM">
    <w:p w14:paraId="06B4E94D" w14:textId="77777777" w:rsidR="004413A3" w:rsidRDefault="004413A3" w:rsidP="004413A3">
      <w:pPr>
        <w:pStyle w:val="CommentText"/>
      </w:pPr>
      <w:r>
        <w:rPr>
          <w:rStyle w:val="CommentReference"/>
        </w:rPr>
        <w:annotationRef/>
      </w:r>
      <w:r>
        <w:t>Buyout process linked.</w:t>
      </w:r>
    </w:p>
  </w:comment>
  <w:comment w:id="319" w:author="Bobby Fetting" w:date="2026-02-23T08:13:00Z" w:initials="BF">
    <w:p w14:paraId="1706879F" w14:textId="77777777" w:rsidR="00785CE5" w:rsidRDefault="00785CE5" w:rsidP="00915AC1">
      <w:r>
        <w:rPr>
          <w:rStyle w:val="CommentReference"/>
        </w:rPr>
        <w:annotationRef/>
      </w:r>
      <w:r>
        <w:t>Accurate?</w:t>
      </w:r>
    </w:p>
  </w:comment>
  <w:comment w:id="320" w:author="Victoria Miel" w:date="2026-02-26T08:35:00Z" w:initials="VM">
    <w:p w14:paraId="708D996E" w14:textId="77777777" w:rsidR="00785CE5" w:rsidRDefault="00785CE5" w:rsidP="00A96928">
      <w:pPr>
        <w:pStyle w:val="CommentText"/>
      </w:pPr>
      <w:r>
        <w:rPr>
          <w:rStyle w:val="CommentReference"/>
        </w:rPr>
        <w:annotationRef/>
      </w:r>
      <w:r>
        <w:t>No, not for the accountant</w:t>
      </w:r>
    </w:p>
  </w:comment>
  <w:comment w:id="321" w:author="Victoria Miel" w:date="2026-02-26T08:36:00Z" w:initials="VM">
    <w:p w14:paraId="441B9200" w14:textId="77777777" w:rsidR="00785CE5" w:rsidRDefault="00785CE5" w:rsidP="00785CE5">
      <w:pPr>
        <w:pStyle w:val="CommentText"/>
      </w:pPr>
      <w:r>
        <w:rPr>
          <w:rStyle w:val="CommentReference"/>
        </w:rPr>
        <w:annotationRef/>
      </w:r>
      <w:r>
        <w:t>Move it to the APM/PA</w:t>
      </w:r>
    </w:p>
  </w:comment>
  <w:comment w:id="322" w:author="Bobby Fetting" w:date="2026-02-23T08:06:00Z" w:initials="BF">
    <w:p w14:paraId="48319858" w14:textId="77777777" w:rsidR="00D83043" w:rsidRDefault="00D83043" w:rsidP="00D83043">
      <w:r>
        <w:rPr>
          <w:rStyle w:val="CommentReference"/>
        </w:rPr>
        <w:annotationRef/>
      </w:r>
      <w:r>
        <w:t>What responsibility do we place on the APM/PA?</w:t>
      </w:r>
    </w:p>
  </w:comment>
  <w:comment w:id="323" w:author="Victoria Miel" w:date="2026-02-26T08:27:00Z" w:initials="VM">
    <w:p w14:paraId="152234AF" w14:textId="77777777" w:rsidR="0025586A" w:rsidRDefault="0025586A" w:rsidP="0025586A">
      <w:pPr>
        <w:pStyle w:val="CommentText"/>
      </w:pPr>
      <w:r>
        <w:rPr>
          <w:rStyle w:val="CommentReference"/>
        </w:rPr>
        <w:annotationRef/>
      </w:r>
      <w:r>
        <w:t>Depends on the PM, but the job description only states” assist with the creation of a project punch list.”</w:t>
      </w:r>
    </w:p>
  </w:comment>
  <w:comment w:id="324" w:author="Bobby Fetting" w:date="2026-02-23T08:15:00Z" w:initials="BF">
    <w:p w14:paraId="2B224782" w14:textId="77777777" w:rsidR="0014113E" w:rsidRDefault="0014113E" w:rsidP="0014113E">
      <w:r>
        <w:rPr>
          <w:rStyle w:val="CommentReference"/>
        </w:rPr>
        <w:annotationRef/>
      </w:r>
      <w:r>
        <w:t>Update with current Cash Requirements process?</w:t>
      </w:r>
    </w:p>
  </w:comment>
  <w:comment w:id="325" w:author="Victoria Miel" w:date="2026-02-26T08:37:00Z" w:initials="VM">
    <w:p w14:paraId="37029AE7" w14:textId="77777777" w:rsidR="005A66A9" w:rsidRDefault="005A66A9" w:rsidP="005A66A9">
      <w:pPr>
        <w:pStyle w:val="CommentText"/>
      </w:pPr>
      <w:r>
        <w:rPr>
          <w:rStyle w:val="CommentReference"/>
        </w:rPr>
        <w:annotationRef/>
      </w:r>
      <w:r>
        <w:t>They don’t write the checks, changed to cash requirements</w:t>
      </w:r>
    </w:p>
  </w:comment>
  <w:comment w:id="386" w:author="Victoria Miel" w:date="2026-02-26T09:43:00Z" w:initials="VM">
    <w:p w14:paraId="20949389" w14:textId="77777777" w:rsidR="00F35D71" w:rsidRDefault="00F35D71" w:rsidP="00F35D71">
      <w:pPr>
        <w:pStyle w:val="CommentText"/>
      </w:pPr>
      <w:r>
        <w:rPr>
          <w:rStyle w:val="CommentReference"/>
        </w:rPr>
        <w:annotationRef/>
      </w:r>
      <w:r>
        <w:t>We don’t have this</w:t>
      </w:r>
    </w:p>
  </w:comment>
  <w:comment w:id="405" w:author="Victoria Miel" w:date="2026-02-26T09:43:00Z" w:initials="VM">
    <w:p w14:paraId="1154767B" w14:textId="77777777" w:rsidR="00F35D71" w:rsidRDefault="00F35D71" w:rsidP="00F35D71">
      <w:pPr>
        <w:pStyle w:val="CommentText"/>
      </w:pPr>
      <w:r>
        <w:rPr>
          <w:rStyle w:val="CommentReference"/>
        </w:rPr>
        <w:annotationRef/>
      </w:r>
      <w:r>
        <w:t>Do we have?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A7163" w15:done="1"/>
  <w15:commentEx w15:paraId="40D1595D" w15:done="1"/>
  <w15:commentEx w15:paraId="0704B382" w15:done="1"/>
  <w15:commentEx w15:paraId="1C69D11C" w15:done="1"/>
  <w15:commentEx w15:paraId="250C0C3A" w15:paraIdParent="1C69D11C" w15:done="1"/>
  <w15:commentEx w15:paraId="59FC5CC3" w15:done="1"/>
  <w15:commentEx w15:paraId="5AF9D864" w15:paraIdParent="59FC5CC3" w15:done="1"/>
  <w15:commentEx w15:paraId="03CAAFF1" w15:done="1"/>
  <w15:commentEx w15:paraId="16DC52F2" w15:done="1"/>
  <w15:commentEx w15:paraId="1BF417EE" w15:paraIdParent="16DC52F2" w15:done="1"/>
  <w15:commentEx w15:paraId="53957A68" w15:done="1"/>
  <w15:commentEx w15:paraId="4E47575E" w15:paraIdParent="53957A68" w15:done="1"/>
  <w15:commentEx w15:paraId="6E8E2553" w15:done="1"/>
  <w15:commentEx w15:paraId="341E308F" w15:done="1"/>
  <w15:commentEx w15:paraId="347EE4B2" w15:done="1"/>
  <w15:commentEx w15:paraId="0F49BD5B" w15:done="1"/>
  <w15:commentEx w15:paraId="09CB8A89" w15:paraIdParent="0F49BD5B" w15:done="1"/>
  <w15:commentEx w15:paraId="7A3F6D23" w15:done="1"/>
  <w15:commentEx w15:paraId="1BA891C3" w15:done="1"/>
  <w15:commentEx w15:paraId="3607A1DA" w15:done="1"/>
  <w15:commentEx w15:paraId="36AFDB08" w15:paraIdParent="3607A1DA" w15:done="1"/>
  <w15:commentEx w15:paraId="1E9DD899" w15:done="1"/>
  <w15:commentEx w15:paraId="4FAF6309" w15:paraIdParent="1E9DD899" w15:done="1"/>
  <w15:commentEx w15:paraId="46B4BF59" w15:done="1"/>
  <w15:commentEx w15:paraId="02CAF82B" w15:paraIdParent="46B4BF59" w15:done="1"/>
  <w15:commentEx w15:paraId="6F226E07" w15:done="1"/>
  <w15:commentEx w15:paraId="06B4E94D" w15:paraIdParent="6F226E07" w15:done="1"/>
  <w15:commentEx w15:paraId="1706879F" w15:done="1"/>
  <w15:commentEx w15:paraId="708D996E" w15:paraIdParent="1706879F" w15:done="1"/>
  <w15:commentEx w15:paraId="441B9200" w15:paraIdParent="1706879F" w15:done="1"/>
  <w15:commentEx w15:paraId="48319858" w15:done="1"/>
  <w15:commentEx w15:paraId="152234AF" w15:paraIdParent="48319858" w15:done="1"/>
  <w15:commentEx w15:paraId="2B224782" w15:done="1"/>
  <w15:commentEx w15:paraId="37029AE7" w15:paraIdParent="2B224782" w15:done="1"/>
  <w15:commentEx w15:paraId="20949389" w15:done="1"/>
  <w15:commentEx w15:paraId="115476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BBB10" w16cex:dateUtc="2026-02-25T18:27:00Z"/>
  <w16cex:commentExtensible w16cex:durableId="3A29F71A" w16cex:dateUtc="2026-02-20T08:50:00Z"/>
  <w16cex:commentExtensible w16cex:durableId="5D9296C6" w16cex:dateUtc="2026-02-25T18:54:00Z"/>
  <w16cex:commentExtensible w16cex:durableId="730AFEF0" w16cex:dateUtc="2026-02-25T22:00:00Z"/>
  <w16cex:commentExtensible w16cex:durableId="110ECB28" w16cex:dateUtc="2026-02-25T22:06:00Z"/>
  <w16cex:commentExtensible w16cex:durableId="7AC0E878" w16cex:dateUtc="2026-02-24T11:13:00Z"/>
  <w16cex:commentExtensible w16cex:durableId="18756024" w16cex:dateUtc="2026-02-25T21:58:00Z"/>
  <w16cex:commentExtensible w16cex:durableId="4A8372EC" w16cex:dateUtc="2026-02-24T11:14:00Z"/>
  <w16cex:commentExtensible w16cex:durableId="540B8747" w16cex:dateUtc="2026-02-20T13:43:00Z"/>
  <w16cex:commentExtensible w16cex:durableId="15212B04" w16cex:dateUtc="2026-02-25T22:03:00Z"/>
  <w16cex:commentExtensible w16cex:durableId="5692F81D" w16cex:dateUtc="2026-02-20T13:45:00Z"/>
  <w16cex:commentExtensible w16cex:durableId="6EDFFE7D" w16cex:dateUtc="2026-02-25T22:04:00Z"/>
  <w16cex:commentExtensible w16cex:durableId="5DDC6F22" w16cex:dateUtc="2026-02-25T22:06:00Z"/>
  <w16cex:commentExtensible w16cex:durableId="5444B0C0" w16cex:dateUtc="2026-02-20T13:47:00Z"/>
  <w16cex:commentExtensible w16cex:durableId="683B69EA" w16cex:dateUtc="2026-02-25T22:08:00Z"/>
  <w16cex:commentExtensible w16cex:durableId="5A6D35F3" w16cex:dateUtc="2026-02-23T11:51:00Z"/>
  <w16cex:commentExtensible w16cex:durableId="1BB7C0A4" w16cex:dateUtc="2026-02-25T22:13:00Z"/>
  <w16cex:commentExtensible w16cex:durableId="0DD5E943" w16cex:dateUtc="2026-02-23T11:51:00Z"/>
  <w16cex:commentExtensible w16cex:durableId="604E2A88" w16cex:dateUtc="2026-02-25T22:14:00Z"/>
  <w16cex:commentExtensible w16cex:durableId="2D43700F" w16cex:dateUtc="2026-02-24T12:16:00Z"/>
  <w16cex:commentExtensible w16cex:durableId="75D96F1B" w16cex:dateUtc="2026-02-26T13:03:00Z"/>
  <w16cex:commentExtensible w16cex:durableId="7A9CD58F" w16cex:dateUtc="2026-02-24T12:19:00Z"/>
  <w16cex:commentExtensible w16cex:durableId="39CE3815" w16cex:dateUtc="2026-02-26T13:04:00Z"/>
  <w16cex:commentExtensible w16cex:durableId="66DF07CA" w16cex:dateUtc="2026-02-23T12:47:00Z"/>
  <w16cex:commentExtensible w16cex:durableId="00D39F81" w16cex:dateUtc="2026-02-26T13:14:00Z"/>
  <w16cex:commentExtensible w16cex:durableId="5247E28D" w16cex:dateUtc="2026-02-23T12:15:00Z"/>
  <w16cex:commentExtensible w16cex:durableId="18F9E1E3" w16cex:dateUtc="2026-02-26T13:17:00Z"/>
  <w16cex:commentExtensible w16cex:durableId="118C59A6" w16cex:dateUtc="2026-02-23T13:13:00Z"/>
  <w16cex:commentExtensible w16cex:durableId="27A01D56" w16cex:dateUtc="2026-02-26T13:35:00Z"/>
  <w16cex:commentExtensible w16cex:durableId="528F7626" w16cex:dateUtc="2026-02-26T13:36:00Z"/>
  <w16cex:commentExtensible w16cex:durableId="5F6F14A9" w16cex:dateUtc="2026-02-23T13:06:00Z"/>
  <w16cex:commentExtensible w16cex:durableId="6CE5535A" w16cex:dateUtc="2026-02-26T13:27:00Z"/>
  <w16cex:commentExtensible w16cex:durableId="2EE0B439" w16cex:dateUtc="2026-02-23T13:15:00Z"/>
  <w16cex:commentExtensible w16cex:durableId="5FD901FA" w16cex:dateUtc="2026-02-26T13:37:00Z"/>
  <w16cex:commentExtensible w16cex:durableId="58AC93BA" w16cex:dateUtc="2026-02-26T14:43:00Z"/>
  <w16cex:commentExtensible w16cex:durableId="7D9F6FFC" w16cex:dateUtc="2026-02-26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A7163" w16cid:durableId="588BBB10"/>
  <w16cid:commentId w16cid:paraId="40D1595D" w16cid:durableId="3A29F71A"/>
  <w16cid:commentId w16cid:paraId="0704B382" w16cid:durableId="5D9296C6"/>
  <w16cid:commentId w16cid:paraId="1C69D11C" w16cid:durableId="730AFEF0"/>
  <w16cid:commentId w16cid:paraId="250C0C3A" w16cid:durableId="110ECB28"/>
  <w16cid:commentId w16cid:paraId="59FC5CC3" w16cid:durableId="7AC0E878"/>
  <w16cid:commentId w16cid:paraId="5AF9D864" w16cid:durableId="18756024"/>
  <w16cid:commentId w16cid:paraId="03CAAFF1" w16cid:durableId="4A8372EC"/>
  <w16cid:commentId w16cid:paraId="16DC52F2" w16cid:durableId="540B8747"/>
  <w16cid:commentId w16cid:paraId="1BF417EE" w16cid:durableId="15212B04"/>
  <w16cid:commentId w16cid:paraId="53957A68" w16cid:durableId="5692F81D"/>
  <w16cid:commentId w16cid:paraId="4E47575E" w16cid:durableId="6EDFFE7D"/>
  <w16cid:commentId w16cid:paraId="6E8E2553" w16cid:durableId="5DDC6F22"/>
  <w16cid:commentId w16cid:paraId="341E308F" w16cid:durableId="5444B0C0"/>
  <w16cid:commentId w16cid:paraId="347EE4B2" w16cid:durableId="683B69EA"/>
  <w16cid:commentId w16cid:paraId="0F49BD5B" w16cid:durableId="5A6D35F3"/>
  <w16cid:commentId w16cid:paraId="09CB8A89" w16cid:durableId="1BB7C0A4"/>
  <w16cid:commentId w16cid:paraId="7A3F6D23" w16cid:durableId="0DD5E943"/>
  <w16cid:commentId w16cid:paraId="1BA891C3" w16cid:durableId="604E2A88"/>
  <w16cid:commentId w16cid:paraId="3607A1DA" w16cid:durableId="2D43700F"/>
  <w16cid:commentId w16cid:paraId="36AFDB08" w16cid:durableId="75D96F1B"/>
  <w16cid:commentId w16cid:paraId="1E9DD899" w16cid:durableId="7A9CD58F"/>
  <w16cid:commentId w16cid:paraId="4FAF6309" w16cid:durableId="39CE3815"/>
  <w16cid:commentId w16cid:paraId="46B4BF59" w16cid:durableId="66DF07CA"/>
  <w16cid:commentId w16cid:paraId="02CAF82B" w16cid:durableId="00D39F81"/>
  <w16cid:commentId w16cid:paraId="6F226E07" w16cid:durableId="5247E28D"/>
  <w16cid:commentId w16cid:paraId="06B4E94D" w16cid:durableId="18F9E1E3"/>
  <w16cid:commentId w16cid:paraId="1706879F" w16cid:durableId="118C59A6"/>
  <w16cid:commentId w16cid:paraId="708D996E" w16cid:durableId="27A01D56"/>
  <w16cid:commentId w16cid:paraId="441B9200" w16cid:durableId="528F7626"/>
  <w16cid:commentId w16cid:paraId="48319858" w16cid:durableId="5F6F14A9"/>
  <w16cid:commentId w16cid:paraId="152234AF" w16cid:durableId="6CE5535A"/>
  <w16cid:commentId w16cid:paraId="2B224782" w16cid:durableId="2EE0B439"/>
  <w16cid:commentId w16cid:paraId="37029AE7" w16cid:durableId="5FD901FA"/>
  <w16cid:commentId w16cid:paraId="20949389" w16cid:durableId="58AC93BA"/>
  <w16cid:commentId w16cid:paraId="1154767B" w16cid:durableId="7D9F6F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C4B6" w14:textId="77777777" w:rsidR="00C73E0F" w:rsidRDefault="00C73E0F">
      <w:r>
        <w:separator/>
      </w:r>
    </w:p>
  </w:endnote>
  <w:endnote w:type="continuationSeparator" w:id="0">
    <w:p w14:paraId="1814D95D" w14:textId="77777777" w:rsidR="00C73E0F" w:rsidRDefault="00C73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harter Bd BT">
    <w:altName w:val="Bookman Old Style"/>
    <w:charset w:val="00"/>
    <w:family w:val="roman"/>
    <w:pitch w:val="variable"/>
    <w:sig w:usb0="800000AF" w:usb1="1000204A" w:usb2="00000000" w:usb3="00000000" w:csb0="0000001B"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B9B6" w14:textId="77777777" w:rsidR="00D20428" w:rsidRDefault="00D20428">
    <w:pPr>
      <w:pStyle w:val="Footer"/>
      <w:ind w:left="-360"/>
    </w:pPr>
  </w:p>
  <w:p w14:paraId="13BB8229" w14:textId="09857F9E" w:rsidR="00582B17" w:rsidRPr="0029628B" w:rsidRDefault="0029628B">
    <w:pPr>
      <w:pStyle w:val="Footer"/>
      <w:ind w:left="-360"/>
      <w:rPr>
        <w:rFonts w:asciiTheme="minorHAnsi" w:hAnsiTheme="minorHAnsi" w:cstheme="minorHAnsi"/>
      </w:rPr>
    </w:pPr>
    <w:r>
      <w:rPr>
        <w:rFonts w:ascii="Calibri" w:hAnsi="Calibri"/>
        <w:snapToGrid w:val="0"/>
        <w:sz w:val="18"/>
        <w:szCs w:val="18"/>
      </w:rPr>
      <w:tab/>
    </w:r>
    <w:r w:rsidR="00007A26" w:rsidRPr="0029628B">
      <w:rPr>
        <w:rFonts w:asciiTheme="minorHAnsi" w:hAnsiTheme="minorHAnsi" w:cstheme="minorHAnsi"/>
      </w:rPr>
      <w:t xml:space="preserve">Page </w:t>
    </w:r>
    <w:r w:rsidR="00A77B98" w:rsidRPr="0029628B">
      <w:rPr>
        <w:rStyle w:val="PageNumber"/>
        <w:rFonts w:asciiTheme="minorHAnsi" w:hAnsiTheme="minorHAnsi" w:cstheme="minorHAnsi"/>
      </w:rPr>
      <w:fldChar w:fldCharType="begin"/>
    </w:r>
    <w:r w:rsidR="00007A26" w:rsidRPr="0029628B">
      <w:rPr>
        <w:rStyle w:val="PageNumber"/>
        <w:rFonts w:asciiTheme="minorHAnsi" w:hAnsiTheme="minorHAnsi" w:cstheme="minorHAnsi"/>
      </w:rPr>
      <w:instrText xml:space="preserve"> PAGE </w:instrText>
    </w:r>
    <w:r w:rsidR="00A77B98" w:rsidRPr="0029628B">
      <w:rPr>
        <w:rStyle w:val="PageNumber"/>
        <w:rFonts w:asciiTheme="minorHAnsi" w:hAnsiTheme="minorHAnsi" w:cstheme="minorHAnsi"/>
      </w:rPr>
      <w:fldChar w:fldCharType="separate"/>
    </w:r>
    <w:r w:rsidR="00AF06C0">
      <w:rPr>
        <w:rStyle w:val="PageNumber"/>
        <w:rFonts w:asciiTheme="minorHAnsi" w:hAnsiTheme="minorHAnsi" w:cstheme="minorHAnsi"/>
        <w:noProof/>
      </w:rPr>
      <w:t>1</w:t>
    </w:r>
    <w:r w:rsidR="00A77B98" w:rsidRPr="0029628B">
      <w:rPr>
        <w:rStyle w:val="PageNumber"/>
        <w:rFonts w:asciiTheme="minorHAnsi" w:hAnsiTheme="minorHAnsi" w:cstheme="minorHAns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4804" w14:textId="77777777" w:rsidR="00582B17" w:rsidRDefault="000257E4" w:rsidP="0029628B">
    <w:pPr>
      <w:pStyle w:val="Footer"/>
    </w:pPr>
    <w:r>
      <w:rPr>
        <w:rFonts w:ascii="Calibri" w:hAnsi="Calibri"/>
        <w:snapToGrid w:val="0"/>
        <w:sz w:val="18"/>
        <w:szCs w:val="18"/>
      </w:rPr>
      <w:t>S:\Forms\Job Set Up\Job Set-up 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0EAF" w14:textId="77777777" w:rsidR="00C73E0F" w:rsidRDefault="00C73E0F">
      <w:r>
        <w:separator/>
      </w:r>
    </w:p>
  </w:footnote>
  <w:footnote w:type="continuationSeparator" w:id="0">
    <w:p w14:paraId="612BE5CC" w14:textId="77777777" w:rsidR="00C73E0F" w:rsidRDefault="00C73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6422" w14:textId="4CD4A303" w:rsidR="00582B17" w:rsidRDefault="008A30CC">
    <w:pPr>
      <w:pStyle w:val="Header"/>
      <w:tabs>
        <w:tab w:val="clear" w:pos="8640"/>
        <w:tab w:val="right" w:pos="10080"/>
      </w:tabs>
      <w:ind w:right="-720" w:hanging="360"/>
    </w:pPr>
    <w:r>
      <w:rPr>
        <w:noProof/>
      </w:rPr>
      <w:drawing>
        <wp:anchor distT="0" distB="0" distL="114300" distR="114300" simplePos="0" relativeHeight="251658240" behindDoc="0" locked="0" layoutInCell="1" allowOverlap="1" wp14:anchorId="4C728835" wp14:editId="6F298771">
          <wp:simplePos x="0" y="0"/>
          <wp:positionH relativeFrom="column">
            <wp:posOffset>-233045</wp:posOffset>
          </wp:positionH>
          <wp:positionV relativeFrom="paragraph">
            <wp:posOffset>165155</wp:posOffset>
          </wp:positionV>
          <wp:extent cx="1391479" cy="371061"/>
          <wp:effectExtent l="0" t="0" r="5715" b="0"/>
          <wp:wrapNone/>
          <wp:docPr id="2955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66275"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391479" cy="37106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536"/>
    <w:multiLevelType w:val="hybridMultilevel"/>
    <w:tmpl w:val="F8CAE18E"/>
    <w:lvl w:ilvl="0" w:tplc="04090001">
      <w:start w:val="1"/>
      <w:numFmt w:val="bullet"/>
      <w:lvlText w:val=""/>
      <w:lvlJc w:val="left"/>
      <w:pPr>
        <w:tabs>
          <w:tab w:val="num" w:pos="1800"/>
        </w:tabs>
        <w:ind w:left="1800" w:hanging="360"/>
      </w:pPr>
      <w:rPr>
        <w:rFonts w:ascii="Symbol" w:hAnsi="Symbol" w:hint="default"/>
        <w:color w:val="auto"/>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start w:val="1"/>
      <w:numFmt w:val="lowerRoman"/>
      <w:lvlText w:val="%6."/>
      <w:lvlJc w:val="right"/>
      <w:pPr>
        <w:tabs>
          <w:tab w:val="num" w:pos="6120"/>
        </w:tabs>
        <w:ind w:left="6120" w:hanging="180"/>
      </w:pPr>
    </w:lvl>
    <w:lvl w:ilvl="6" w:tplc="0409000F">
      <w:start w:val="1"/>
      <w:numFmt w:val="decimal"/>
      <w:lvlText w:val="%7."/>
      <w:lvlJc w:val="left"/>
      <w:pPr>
        <w:tabs>
          <w:tab w:val="num" w:pos="6840"/>
        </w:tabs>
        <w:ind w:left="6840" w:hanging="360"/>
      </w:pPr>
    </w:lvl>
    <w:lvl w:ilvl="7" w:tplc="04090019">
      <w:start w:val="1"/>
      <w:numFmt w:val="lowerLetter"/>
      <w:lvlText w:val="%8."/>
      <w:lvlJc w:val="left"/>
      <w:pPr>
        <w:tabs>
          <w:tab w:val="num" w:pos="7560"/>
        </w:tabs>
        <w:ind w:left="7560" w:hanging="360"/>
      </w:pPr>
    </w:lvl>
    <w:lvl w:ilvl="8" w:tplc="0409001B">
      <w:start w:val="1"/>
      <w:numFmt w:val="lowerRoman"/>
      <w:lvlText w:val="%9."/>
      <w:lvlJc w:val="right"/>
      <w:pPr>
        <w:tabs>
          <w:tab w:val="num" w:pos="8280"/>
        </w:tabs>
        <w:ind w:left="8280" w:hanging="180"/>
      </w:pPr>
    </w:lvl>
  </w:abstractNum>
  <w:abstractNum w:abstractNumId="1" w15:restartNumberingAfterBreak="0">
    <w:nsid w:val="03A623B7"/>
    <w:multiLevelType w:val="hybridMultilevel"/>
    <w:tmpl w:val="D67E37E8"/>
    <w:lvl w:ilvl="0" w:tplc="578CF00E">
      <w:start w:val="5"/>
      <w:numFmt w:val="decimal"/>
      <w:lvlText w:val="%1."/>
      <w:lvlJc w:val="left"/>
      <w:pPr>
        <w:tabs>
          <w:tab w:val="num" w:pos="1800"/>
        </w:tabs>
        <w:ind w:left="180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0C3F35"/>
    <w:multiLevelType w:val="hybridMultilevel"/>
    <w:tmpl w:val="B3507F1E"/>
    <w:lvl w:ilvl="0" w:tplc="3F54D570">
      <w:start w:val="1"/>
      <w:numFmt w:val="bullet"/>
      <w:lvlText w:val=""/>
      <w:lvlJc w:val="left"/>
      <w:pPr>
        <w:tabs>
          <w:tab w:val="num" w:pos="1800"/>
        </w:tabs>
        <w:ind w:left="1800" w:hanging="360"/>
      </w:pPr>
      <w:rPr>
        <w:rFonts w:ascii="Wingdings" w:hAnsi="Wingdings" w:hint="default"/>
        <w:color w:val="auto"/>
      </w:rPr>
    </w:lvl>
    <w:lvl w:ilvl="1" w:tplc="E8A470E8">
      <w:start w:val="4"/>
      <w:numFmt w:val="decimal"/>
      <w:lvlText w:val="%2."/>
      <w:lvlJc w:val="left"/>
      <w:pPr>
        <w:tabs>
          <w:tab w:val="num" w:pos="1080"/>
        </w:tabs>
        <w:ind w:left="1080" w:hanging="360"/>
      </w:pPr>
      <w:rPr>
        <w:rFonts w:hint="default"/>
      </w:rPr>
    </w:lvl>
    <w:lvl w:ilvl="2" w:tplc="1B0A9058">
      <w:start w:val="4"/>
      <w:numFmt w:val="decimal"/>
      <w:lvlText w:val="%3."/>
      <w:lvlJc w:val="left"/>
      <w:pPr>
        <w:tabs>
          <w:tab w:val="num" w:pos="1800"/>
        </w:tabs>
        <w:ind w:left="1800" w:hanging="360"/>
      </w:pPr>
      <w:rPr>
        <w:rFonts w:hint="default"/>
        <w:b w:val="0"/>
        <w:i w:val="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5635A52"/>
    <w:multiLevelType w:val="hybridMultilevel"/>
    <w:tmpl w:val="92A06FD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9AD647B"/>
    <w:multiLevelType w:val="hybridMultilevel"/>
    <w:tmpl w:val="2E562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2002D9"/>
    <w:multiLevelType w:val="hybridMultilevel"/>
    <w:tmpl w:val="E51E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A52307"/>
    <w:multiLevelType w:val="hybridMultilevel"/>
    <w:tmpl w:val="FA8C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E4DE4"/>
    <w:multiLevelType w:val="hybridMultilevel"/>
    <w:tmpl w:val="4AFAAE00"/>
    <w:lvl w:ilvl="0" w:tplc="3F54D570">
      <w:start w:val="1"/>
      <w:numFmt w:val="bullet"/>
      <w:lvlText w:val=""/>
      <w:lvlJc w:val="left"/>
      <w:pPr>
        <w:tabs>
          <w:tab w:val="num" w:pos="1800"/>
        </w:tabs>
        <w:ind w:left="1800" w:hanging="360"/>
      </w:pPr>
      <w:rPr>
        <w:rFonts w:ascii="Wingdings" w:hAnsi="Wingdings" w:hint="default"/>
        <w:color w:val="auto"/>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start w:val="1"/>
      <w:numFmt w:val="decimal"/>
      <w:lvlText w:val="%4."/>
      <w:lvlJc w:val="left"/>
      <w:pPr>
        <w:tabs>
          <w:tab w:val="num" w:pos="4680"/>
        </w:tabs>
        <w:ind w:left="4680" w:hanging="360"/>
      </w:pPr>
    </w:lvl>
    <w:lvl w:ilvl="4" w:tplc="04090019">
      <w:start w:val="1"/>
      <w:numFmt w:val="lowerLetter"/>
      <w:lvlText w:val="%5."/>
      <w:lvlJc w:val="left"/>
      <w:pPr>
        <w:tabs>
          <w:tab w:val="num" w:pos="5400"/>
        </w:tabs>
        <w:ind w:left="5400" w:hanging="360"/>
      </w:pPr>
    </w:lvl>
    <w:lvl w:ilvl="5" w:tplc="0409001B">
      <w:start w:val="1"/>
      <w:numFmt w:val="lowerRoman"/>
      <w:lvlText w:val="%6."/>
      <w:lvlJc w:val="right"/>
      <w:pPr>
        <w:tabs>
          <w:tab w:val="num" w:pos="6120"/>
        </w:tabs>
        <w:ind w:left="6120" w:hanging="180"/>
      </w:pPr>
    </w:lvl>
    <w:lvl w:ilvl="6" w:tplc="0409000F">
      <w:start w:val="1"/>
      <w:numFmt w:val="decimal"/>
      <w:lvlText w:val="%7."/>
      <w:lvlJc w:val="left"/>
      <w:pPr>
        <w:tabs>
          <w:tab w:val="num" w:pos="6840"/>
        </w:tabs>
        <w:ind w:left="6840" w:hanging="360"/>
      </w:pPr>
    </w:lvl>
    <w:lvl w:ilvl="7" w:tplc="04090019">
      <w:start w:val="1"/>
      <w:numFmt w:val="lowerLetter"/>
      <w:lvlText w:val="%8."/>
      <w:lvlJc w:val="left"/>
      <w:pPr>
        <w:tabs>
          <w:tab w:val="num" w:pos="7560"/>
        </w:tabs>
        <w:ind w:left="7560" w:hanging="360"/>
      </w:pPr>
    </w:lvl>
    <w:lvl w:ilvl="8" w:tplc="0409001B">
      <w:start w:val="1"/>
      <w:numFmt w:val="lowerRoman"/>
      <w:lvlText w:val="%9."/>
      <w:lvlJc w:val="right"/>
      <w:pPr>
        <w:tabs>
          <w:tab w:val="num" w:pos="8280"/>
        </w:tabs>
        <w:ind w:left="8280" w:hanging="180"/>
      </w:pPr>
    </w:lvl>
  </w:abstractNum>
  <w:abstractNum w:abstractNumId="8" w15:restartNumberingAfterBreak="0">
    <w:nsid w:val="0E7F4FA1"/>
    <w:multiLevelType w:val="hybridMultilevel"/>
    <w:tmpl w:val="3136546A"/>
    <w:lvl w:ilvl="0" w:tplc="A450304C">
      <w:start w:val="1"/>
      <w:numFmt w:val="decimal"/>
      <w:lvlText w:val="%1."/>
      <w:lvlJc w:val="left"/>
      <w:pPr>
        <w:tabs>
          <w:tab w:val="num" w:pos="1980"/>
        </w:tabs>
        <w:ind w:left="1980" w:hanging="360"/>
      </w:pPr>
      <w:rPr>
        <w:rFonts w:hint="default"/>
      </w:rPr>
    </w:lvl>
    <w:lvl w:ilvl="1" w:tplc="3F54D570">
      <w:start w:val="1"/>
      <w:numFmt w:val="bullet"/>
      <w:lvlText w:val=""/>
      <w:lvlJc w:val="left"/>
      <w:pPr>
        <w:tabs>
          <w:tab w:val="num" w:pos="1440"/>
        </w:tabs>
        <w:ind w:left="1440" w:hanging="360"/>
      </w:pPr>
      <w:rPr>
        <w:rFonts w:ascii="Wingdings" w:hAnsi="Wingding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EF03178"/>
    <w:multiLevelType w:val="hybridMultilevel"/>
    <w:tmpl w:val="F620C218"/>
    <w:lvl w:ilvl="0" w:tplc="EBBAFE30">
      <w:start w:val="13"/>
      <w:numFmt w:val="decimal"/>
      <w:lvlText w:val="%1."/>
      <w:lvlJc w:val="left"/>
      <w:pPr>
        <w:tabs>
          <w:tab w:val="num" w:pos="360"/>
        </w:tabs>
        <w:ind w:left="360" w:hanging="360"/>
      </w:pPr>
      <w:rPr>
        <w:rFonts w:hint="default"/>
      </w:rPr>
    </w:lvl>
    <w:lvl w:ilvl="1" w:tplc="90661B82">
      <w:start w:val="14"/>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FE1540F"/>
    <w:multiLevelType w:val="hybridMultilevel"/>
    <w:tmpl w:val="36C0B1DE"/>
    <w:lvl w:ilvl="0" w:tplc="8BE2DACA">
      <w:start w:val="1"/>
      <w:numFmt w:val="upperLetter"/>
      <w:lvlText w:val="%1."/>
      <w:lvlJc w:val="left"/>
      <w:pPr>
        <w:tabs>
          <w:tab w:val="num" w:pos="360"/>
        </w:tabs>
        <w:ind w:left="360" w:hanging="360"/>
      </w:pPr>
      <w:rPr>
        <w:rFonts w:hint="default"/>
      </w:rPr>
    </w:lvl>
    <w:lvl w:ilvl="1" w:tplc="CD26B096">
      <w:start w:val="2"/>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2DC3868"/>
    <w:multiLevelType w:val="hybridMultilevel"/>
    <w:tmpl w:val="742407DA"/>
    <w:lvl w:ilvl="0" w:tplc="23C23916">
      <w:start w:val="1"/>
      <w:numFmt w:val="decimal"/>
      <w:lvlText w:val="%1."/>
      <w:lvlJc w:val="left"/>
      <w:pPr>
        <w:ind w:left="72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396A8B"/>
    <w:multiLevelType w:val="hybridMultilevel"/>
    <w:tmpl w:val="4CE2CE1E"/>
    <w:lvl w:ilvl="0" w:tplc="B52017A4">
      <w:start w:val="1"/>
      <w:numFmt w:val="decimal"/>
      <w:lvlText w:val="%1."/>
      <w:lvlJc w:val="left"/>
      <w:pPr>
        <w:tabs>
          <w:tab w:val="num" w:pos="0"/>
        </w:tabs>
        <w:ind w:left="0" w:hanging="360"/>
      </w:pPr>
      <w:rPr>
        <w:rFonts w:hint="default"/>
        <w:caps w:val="0"/>
        <w:vanish w:val="0"/>
        <w:color w:val="00000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7600472"/>
    <w:multiLevelType w:val="hybridMultilevel"/>
    <w:tmpl w:val="80BC15B2"/>
    <w:lvl w:ilvl="0" w:tplc="54222358">
      <w:start w:val="6"/>
      <w:numFmt w:val="decimal"/>
      <w:lvlText w:val="%1."/>
      <w:lvlJc w:val="left"/>
      <w:pPr>
        <w:tabs>
          <w:tab w:val="num" w:pos="1980"/>
        </w:tabs>
        <w:ind w:left="19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7722511"/>
    <w:multiLevelType w:val="hybridMultilevel"/>
    <w:tmpl w:val="87543FF6"/>
    <w:lvl w:ilvl="0" w:tplc="23C23916">
      <w:start w:val="1"/>
      <w:numFmt w:val="decimal"/>
      <w:lvlText w:val="%1."/>
      <w:lvlJc w:val="left"/>
      <w:pPr>
        <w:ind w:left="72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5A286C"/>
    <w:multiLevelType w:val="hybridMultilevel"/>
    <w:tmpl w:val="D8AE2654"/>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E671523"/>
    <w:multiLevelType w:val="hybridMultilevel"/>
    <w:tmpl w:val="B3507F1E"/>
    <w:lvl w:ilvl="0" w:tplc="3F54D570">
      <w:start w:val="1"/>
      <w:numFmt w:val="bullet"/>
      <w:lvlText w:val=""/>
      <w:lvlJc w:val="left"/>
      <w:pPr>
        <w:tabs>
          <w:tab w:val="num" w:pos="1800"/>
        </w:tabs>
        <w:ind w:left="1800" w:hanging="360"/>
      </w:pPr>
      <w:rPr>
        <w:rFonts w:ascii="Wingdings" w:hAnsi="Wingdings" w:hint="default"/>
        <w:color w:val="auto"/>
      </w:rPr>
    </w:lvl>
    <w:lvl w:ilvl="1" w:tplc="8B9C7E8C">
      <w:start w:val="3"/>
      <w:numFmt w:val="decimal"/>
      <w:lvlText w:val="%2."/>
      <w:lvlJc w:val="left"/>
      <w:pPr>
        <w:tabs>
          <w:tab w:val="num" w:pos="1080"/>
        </w:tabs>
        <w:ind w:left="1080" w:hanging="360"/>
      </w:pPr>
      <w:rPr>
        <w:rFonts w:hint="default"/>
      </w:rPr>
    </w:lvl>
    <w:lvl w:ilvl="2" w:tplc="1B0A9058">
      <w:start w:val="4"/>
      <w:numFmt w:val="decimal"/>
      <w:lvlText w:val="%3."/>
      <w:lvlJc w:val="left"/>
      <w:pPr>
        <w:tabs>
          <w:tab w:val="num" w:pos="1800"/>
        </w:tabs>
        <w:ind w:left="1800" w:hanging="360"/>
      </w:pPr>
      <w:rPr>
        <w:rFonts w:hint="default"/>
        <w:b w:val="0"/>
        <w:i w:val="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13B042F"/>
    <w:multiLevelType w:val="hybridMultilevel"/>
    <w:tmpl w:val="57D271A0"/>
    <w:lvl w:ilvl="0" w:tplc="3F54D570">
      <w:start w:val="1"/>
      <w:numFmt w:val="bullet"/>
      <w:lvlText w:val=""/>
      <w:lvlJc w:val="left"/>
      <w:pPr>
        <w:tabs>
          <w:tab w:val="num" w:pos="360"/>
        </w:tabs>
        <w:ind w:left="360" w:hanging="360"/>
      </w:pPr>
      <w:rPr>
        <w:rFonts w:ascii="Wingdings" w:hAnsi="Wingding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3AB1743"/>
    <w:multiLevelType w:val="hybridMultilevel"/>
    <w:tmpl w:val="742407D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4742203"/>
    <w:multiLevelType w:val="hybridMultilevel"/>
    <w:tmpl w:val="08C4C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8707A8"/>
    <w:multiLevelType w:val="hybridMultilevel"/>
    <w:tmpl w:val="BD7E2130"/>
    <w:lvl w:ilvl="0" w:tplc="C54CA8E8">
      <w:start w:val="12"/>
      <w:numFmt w:val="decimal"/>
      <w:lvlText w:val="%1."/>
      <w:lvlJc w:val="left"/>
      <w:pPr>
        <w:tabs>
          <w:tab w:val="num" w:pos="1440"/>
        </w:tabs>
        <w:ind w:left="1440" w:hanging="360"/>
      </w:pPr>
      <w:rPr>
        <w:rFonts w:hint="default"/>
        <w:b w:val="0"/>
        <w:i w:val="0"/>
      </w:rPr>
    </w:lvl>
    <w:lvl w:ilvl="1" w:tplc="3F54D570">
      <w:start w:val="1"/>
      <w:numFmt w:val="bullet"/>
      <w:lvlText w:val=""/>
      <w:lvlJc w:val="left"/>
      <w:pPr>
        <w:tabs>
          <w:tab w:val="num" w:pos="1440"/>
        </w:tabs>
        <w:ind w:left="1440" w:hanging="360"/>
      </w:pPr>
      <w:rPr>
        <w:rFonts w:ascii="Wingdings" w:hAnsi="Wingdings" w:hint="default"/>
        <w:color w:val="auto"/>
      </w:rPr>
    </w:lvl>
    <w:lvl w:ilvl="2" w:tplc="C54CA8E8">
      <w:start w:val="12"/>
      <w:numFmt w:val="decimal"/>
      <w:lvlText w:val="%3."/>
      <w:lvlJc w:val="left"/>
      <w:pPr>
        <w:tabs>
          <w:tab w:val="num" w:pos="2340"/>
        </w:tabs>
        <w:ind w:left="2340" w:hanging="360"/>
      </w:pPr>
      <w:rPr>
        <w:rFonts w:hint="default"/>
        <w:b w:val="0"/>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48F3DFD"/>
    <w:multiLevelType w:val="hybridMultilevel"/>
    <w:tmpl w:val="B3507F1E"/>
    <w:lvl w:ilvl="0" w:tplc="3F54D570">
      <w:start w:val="1"/>
      <w:numFmt w:val="bullet"/>
      <w:lvlText w:val=""/>
      <w:lvlJc w:val="left"/>
      <w:pPr>
        <w:tabs>
          <w:tab w:val="num" w:pos="1800"/>
        </w:tabs>
        <w:ind w:left="1800" w:hanging="360"/>
      </w:pPr>
      <w:rPr>
        <w:rFonts w:ascii="Wingdings" w:hAnsi="Wingdings" w:hint="default"/>
        <w:color w:val="auto"/>
      </w:rPr>
    </w:lvl>
    <w:lvl w:ilvl="1" w:tplc="E8A470E8">
      <w:start w:val="4"/>
      <w:numFmt w:val="decimal"/>
      <w:lvlText w:val="%2."/>
      <w:lvlJc w:val="left"/>
      <w:pPr>
        <w:tabs>
          <w:tab w:val="num" w:pos="1080"/>
        </w:tabs>
        <w:ind w:left="1080" w:hanging="360"/>
      </w:pPr>
      <w:rPr>
        <w:rFonts w:hint="default"/>
      </w:rPr>
    </w:lvl>
    <w:lvl w:ilvl="2" w:tplc="1B0A9058">
      <w:start w:val="4"/>
      <w:numFmt w:val="decimal"/>
      <w:lvlText w:val="%3."/>
      <w:lvlJc w:val="left"/>
      <w:pPr>
        <w:tabs>
          <w:tab w:val="num" w:pos="1800"/>
        </w:tabs>
        <w:ind w:left="1800" w:hanging="360"/>
      </w:pPr>
      <w:rPr>
        <w:rFonts w:hint="default"/>
        <w:b w:val="0"/>
        <w:i w:val="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4CF469E"/>
    <w:multiLevelType w:val="hybridMultilevel"/>
    <w:tmpl w:val="B3507F1E"/>
    <w:lvl w:ilvl="0" w:tplc="005AF7CE">
      <w:start w:val="5"/>
      <w:numFmt w:val="decimal"/>
      <w:lvlText w:val="%1."/>
      <w:lvlJc w:val="left"/>
      <w:pPr>
        <w:tabs>
          <w:tab w:val="num" w:pos="1800"/>
        </w:tabs>
        <w:ind w:left="1800" w:hanging="360"/>
      </w:pPr>
      <w:rPr>
        <w:rFonts w:hint="default"/>
        <w:b w:val="0"/>
        <w:i w:val="0"/>
      </w:rPr>
    </w:lvl>
    <w:lvl w:ilvl="1" w:tplc="8B9C7E8C">
      <w:start w:val="3"/>
      <w:numFmt w:val="decimal"/>
      <w:lvlText w:val="%2."/>
      <w:lvlJc w:val="left"/>
      <w:pPr>
        <w:tabs>
          <w:tab w:val="num" w:pos="1080"/>
        </w:tabs>
        <w:ind w:left="1080" w:hanging="360"/>
      </w:pPr>
      <w:rPr>
        <w:rFonts w:hint="default"/>
      </w:rPr>
    </w:lvl>
    <w:lvl w:ilvl="2" w:tplc="1B0A9058">
      <w:start w:val="4"/>
      <w:numFmt w:val="decimal"/>
      <w:lvlText w:val="%3."/>
      <w:lvlJc w:val="left"/>
      <w:pPr>
        <w:tabs>
          <w:tab w:val="num" w:pos="1800"/>
        </w:tabs>
        <w:ind w:left="1800" w:hanging="360"/>
      </w:pPr>
      <w:rPr>
        <w:rFonts w:hint="default"/>
        <w:b w:val="0"/>
        <w:i w:val="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69D7DA9"/>
    <w:multiLevelType w:val="hybridMultilevel"/>
    <w:tmpl w:val="1B584584"/>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7715182"/>
    <w:multiLevelType w:val="hybridMultilevel"/>
    <w:tmpl w:val="7F8C804E"/>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12487C"/>
    <w:multiLevelType w:val="hybridMultilevel"/>
    <w:tmpl w:val="F1E2355E"/>
    <w:lvl w:ilvl="0" w:tplc="6A105E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BB86157"/>
    <w:multiLevelType w:val="hybridMultilevel"/>
    <w:tmpl w:val="113EE72C"/>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4B7CD8"/>
    <w:multiLevelType w:val="hybridMultilevel"/>
    <w:tmpl w:val="66646E92"/>
    <w:lvl w:ilvl="0" w:tplc="3F54D570">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893178C"/>
    <w:multiLevelType w:val="multilevel"/>
    <w:tmpl w:val="F9A0F8E4"/>
    <w:lvl w:ilvl="0">
      <w:start w:val="3"/>
      <w:numFmt w:val="decimal"/>
      <w:lvlText w:val="%1."/>
      <w:lvlJc w:val="left"/>
      <w:pPr>
        <w:tabs>
          <w:tab w:val="num" w:pos="1440"/>
        </w:tabs>
        <w:ind w:left="1440" w:hanging="360"/>
      </w:pPr>
      <w:rPr>
        <w:rFonts w:hint="default"/>
        <w:b w:val="0"/>
        <w:i w:val="0"/>
      </w:rPr>
    </w:lvl>
    <w:lvl w:ilvl="1">
      <w:start w:val="1"/>
      <w:numFmt w:val="bullet"/>
      <w:lvlText w:val=""/>
      <w:lvlJc w:val="left"/>
      <w:pPr>
        <w:tabs>
          <w:tab w:val="num" w:pos="1440"/>
        </w:tabs>
        <w:ind w:left="1440" w:hanging="360"/>
      </w:pPr>
      <w:rPr>
        <w:rFonts w:ascii="Wingdings" w:hAnsi="Wingdings" w:hint="default"/>
        <w:color w:val="auto"/>
      </w:rPr>
    </w:lvl>
    <w:lvl w:ilvl="2">
      <w:start w:val="4"/>
      <w:numFmt w:val="decimal"/>
      <w:lvlText w:val="%3."/>
      <w:lvlJc w:val="left"/>
      <w:pPr>
        <w:tabs>
          <w:tab w:val="num" w:pos="2340"/>
        </w:tabs>
        <w:ind w:left="2340" w:hanging="360"/>
      </w:pPr>
      <w:rPr>
        <w:rFonts w:hint="default"/>
      </w:rPr>
    </w:lvl>
    <w:lvl w:ilvl="3">
      <w:start w:val="1"/>
      <w:numFmt w:val="upp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398322D7"/>
    <w:multiLevelType w:val="hybridMultilevel"/>
    <w:tmpl w:val="8D50A9E2"/>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9C91E7E"/>
    <w:multiLevelType w:val="hybridMultilevel"/>
    <w:tmpl w:val="EB54ACA6"/>
    <w:lvl w:ilvl="0" w:tplc="346A230C">
      <w:start w:val="1"/>
      <w:numFmt w:val="decimal"/>
      <w:lvlText w:val="%1."/>
      <w:lvlJc w:val="left"/>
      <w:pPr>
        <w:tabs>
          <w:tab w:val="num" w:pos="1980"/>
        </w:tabs>
        <w:ind w:left="19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E6A2A87"/>
    <w:multiLevelType w:val="hybridMultilevel"/>
    <w:tmpl w:val="8348FD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E825073"/>
    <w:multiLevelType w:val="hybridMultilevel"/>
    <w:tmpl w:val="318C488C"/>
    <w:lvl w:ilvl="0" w:tplc="3F54D570">
      <w:start w:val="1"/>
      <w:numFmt w:val="bullet"/>
      <w:lvlText w:val=""/>
      <w:lvlJc w:val="left"/>
      <w:pPr>
        <w:tabs>
          <w:tab w:val="num" w:pos="2340"/>
        </w:tabs>
        <w:ind w:left="2340" w:hanging="360"/>
      </w:pPr>
      <w:rPr>
        <w:rFonts w:ascii="Wingdings" w:hAnsi="Wingdings" w:hint="default"/>
        <w:color w:val="auto"/>
      </w:rPr>
    </w:lvl>
    <w:lvl w:ilvl="1" w:tplc="04090003" w:tentative="1">
      <w:start w:val="1"/>
      <w:numFmt w:val="bullet"/>
      <w:lvlText w:val="o"/>
      <w:lvlJc w:val="left"/>
      <w:pPr>
        <w:tabs>
          <w:tab w:val="num" w:pos="3420"/>
        </w:tabs>
        <w:ind w:left="3420" w:hanging="360"/>
      </w:pPr>
      <w:rPr>
        <w:rFonts w:ascii="Courier New" w:hAnsi="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33" w15:restartNumberingAfterBreak="0">
    <w:nsid w:val="414E0671"/>
    <w:multiLevelType w:val="hybridMultilevel"/>
    <w:tmpl w:val="C2C0E12A"/>
    <w:lvl w:ilvl="0" w:tplc="0A9C55CA">
      <w:start w:val="6"/>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31C42B4"/>
    <w:multiLevelType w:val="hybridMultilevel"/>
    <w:tmpl w:val="8C504228"/>
    <w:lvl w:ilvl="0" w:tplc="1D361442">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39B4706"/>
    <w:multiLevelType w:val="hybridMultilevel"/>
    <w:tmpl w:val="EF66A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4C1755"/>
    <w:multiLevelType w:val="hybridMultilevel"/>
    <w:tmpl w:val="B3507F1E"/>
    <w:lvl w:ilvl="0" w:tplc="3F54D570">
      <w:start w:val="1"/>
      <w:numFmt w:val="bullet"/>
      <w:lvlText w:val=""/>
      <w:lvlJc w:val="left"/>
      <w:pPr>
        <w:tabs>
          <w:tab w:val="num" w:pos="1800"/>
        </w:tabs>
        <w:ind w:left="1800" w:hanging="360"/>
      </w:pPr>
      <w:rPr>
        <w:rFonts w:ascii="Wingdings" w:hAnsi="Wingdings" w:hint="default"/>
        <w:color w:val="auto"/>
      </w:rPr>
    </w:lvl>
    <w:lvl w:ilvl="1" w:tplc="E8A470E8">
      <w:start w:val="4"/>
      <w:numFmt w:val="decimal"/>
      <w:lvlText w:val="%2."/>
      <w:lvlJc w:val="left"/>
      <w:pPr>
        <w:tabs>
          <w:tab w:val="num" w:pos="1080"/>
        </w:tabs>
        <w:ind w:left="1080" w:hanging="360"/>
      </w:pPr>
      <w:rPr>
        <w:rFonts w:hint="default"/>
      </w:rPr>
    </w:lvl>
    <w:lvl w:ilvl="2" w:tplc="1B0A9058">
      <w:start w:val="4"/>
      <w:numFmt w:val="decimal"/>
      <w:lvlText w:val="%3."/>
      <w:lvlJc w:val="left"/>
      <w:pPr>
        <w:tabs>
          <w:tab w:val="num" w:pos="1800"/>
        </w:tabs>
        <w:ind w:left="1800" w:hanging="360"/>
      </w:pPr>
      <w:rPr>
        <w:rFonts w:hint="default"/>
        <w:b w:val="0"/>
        <w:i w:val="0"/>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6DE71E9"/>
    <w:multiLevelType w:val="hybridMultilevel"/>
    <w:tmpl w:val="1F380ED0"/>
    <w:lvl w:ilvl="0" w:tplc="3F54D570">
      <w:start w:val="1"/>
      <w:numFmt w:val="bullet"/>
      <w:lvlText w:val=""/>
      <w:lvlJc w:val="left"/>
      <w:pPr>
        <w:tabs>
          <w:tab w:val="num" w:pos="1440"/>
        </w:tabs>
        <w:ind w:left="1440" w:hanging="360"/>
      </w:pPr>
      <w:rPr>
        <w:rFonts w:ascii="Wingdings" w:hAnsi="Wingding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7430D7B"/>
    <w:multiLevelType w:val="multilevel"/>
    <w:tmpl w:val="F9A0F8E4"/>
    <w:lvl w:ilvl="0">
      <w:start w:val="3"/>
      <w:numFmt w:val="decimal"/>
      <w:lvlText w:val="%1."/>
      <w:lvlJc w:val="left"/>
      <w:pPr>
        <w:tabs>
          <w:tab w:val="num" w:pos="1440"/>
        </w:tabs>
        <w:ind w:left="1440" w:hanging="360"/>
      </w:pPr>
      <w:rPr>
        <w:rFonts w:hint="default"/>
        <w:b w:val="0"/>
        <w:i w:val="0"/>
      </w:rPr>
    </w:lvl>
    <w:lvl w:ilvl="1">
      <w:start w:val="1"/>
      <w:numFmt w:val="bullet"/>
      <w:lvlText w:val=""/>
      <w:lvlJc w:val="left"/>
      <w:pPr>
        <w:tabs>
          <w:tab w:val="num" w:pos="1440"/>
        </w:tabs>
        <w:ind w:left="1440" w:hanging="360"/>
      </w:pPr>
      <w:rPr>
        <w:rFonts w:ascii="Wingdings" w:hAnsi="Wingdings" w:hint="default"/>
        <w:color w:val="auto"/>
      </w:rPr>
    </w:lvl>
    <w:lvl w:ilvl="2">
      <w:start w:val="4"/>
      <w:numFmt w:val="decimal"/>
      <w:lvlText w:val="%3."/>
      <w:lvlJc w:val="left"/>
      <w:pPr>
        <w:tabs>
          <w:tab w:val="num" w:pos="2340"/>
        </w:tabs>
        <w:ind w:left="2340" w:hanging="360"/>
      </w:pPr>
      <w:rPr>
        <w:rFonts w:hint="default"/>
      </w:rPr>
    </w:lvl>
    <w:lvl w:ilvl="3">
      <w:start w:val="1"/>
      <w:numFmt w:val="upp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48367245"/>
    <w:multiLevelType w:val="hybridMultilevel"/>
    <w:tmpl w:val="57D271A0"/>
    <w:lvl w:ilvl="0" w:tplc="3F54D570">
      <w:start w:val="1"/>
      <w:numFmt w:val="bullet"/>
      <w:lvlText w:val=""/>
      <w:lvlJc w:val="left"/>
      <w:pPr>
        <w:tabs>
          <w:tab w:val="num" w:pos="360"/>
        </w:tabs>
        <w:ind w:left="360" w:hanging="360"/>
      </w:pPr>
      <w:rPr>
        <w:rFonts w:ascii="Wingdings" w:hAnsi="Wingding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4BC62DDE"/>
    <w:multiLevelType w:val="hybridMultilevel"/>
    <w:tmpl w:val="B9FC6F3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4D8232EE"/>
    <w:multiLevelType w:val="hybridMultilevel"/>
    <w:tmpl w:val="23468A9E"/>
    <w:lvl w:ilvl="0" w:tplc="346A230C">
      <w:start w:val="1"/>
      <w:numFmt w:val="decimal"/>
      <w:lvlText w:val="%1."/>
      <w:lvlJc w:val="left"/>
      <w:pPr>
        <w:tabs>
          <w:tab w:val="num" w:pos="1980"/>
        </w:tabs>
        <w:ind w:left="19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1CD7056"/>
    <w:multiLevelType w:val="hybridMultilevel"/>
    <w:tmpl w:val="E496DA92"/>
    <w:lvl w:ilvl="0" w:tplc="2D30DE74">
      <w:start w:val="1"/>
      <w:numFmt w:val="decimal"/>
      <w:lvlText w:val="%1."/>
      <w:lvlJc w:val="left"/>
      <w:pPr>
        <w:tabs>
          <w:tab w:val="num" w:pos="1440"/>
        </w:tabs>
        <w:ind w:left="1440" w:hanging="360"/>
      </w:pPr>
      <w:rPr>
        <w:rFonts w:hint="default"/>
      </w:rPr>
    </w:lvl>
    <w:lvl w:ilvl="1" w:tplc="3F54D570">
      <w:start w:val="1"/>
      <w:numFmt w:val="bullet"/>
      <w:lvlText w:val=""/>
      <w:lvlJc w:val="left"/>
      <w:pPr>
        <w:tabs>
          <w:tab w:val="num" w:pos="1440"/>
        </w:tabs>
        <w:ind w:left="1440" w:hanging="360"/>
      </w:pPr>
      <w:rPr>
        <w:rFonts w:ascii="Wingdings" w:hAnsi="Wingding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2A66D4B"/>
    <w:multiLevelType w:val="hybridMultilevel"/>
    <w:tmpl w:val="B7AA707E"/>
    <w:lvl w:ilvl="0" w:tplc="23C23916">
      <w:start w:val="1"/>
      <w:numFmt w:val="decimal"/>
      <w:lvlText w:val="%1."/>
      <w:lvlJc w:val="left"/>
      <w:pPr>
        <w:ind w:left="360" w:hanging="360"/>
      </w:pPr>
      <w:rPr>
        <w:b w:val="0"/>
        <w:bCs w:val="0"/>
      </w:rPr>
    </w:lvl>
    <w:lvl w:ilvl="1" w:tplc="04090019">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44" w15:restartNumberingAfterBreak="0">
    <w:nsid w:val="57465959"/>
    <w:multiLevelType w:val="hybridMultilevel"/>
    <w:tmpl w:val="EB8CD776"/>
    <w:lvl w:ilvl="0" w:tplc="04090001">
      <w:start w:val="1"/>
      <w:numFmt w:val="bullet"/>
      <w:lvlText w:val=""/>
      <w:lvlJc w:val="left"/>
      <w:pPr>
        <w:tabs>
          <w:tab w:val="num" w:pos="360"/>
        </w:tabs>
        <w:ind w:left="360" w:hanging="360"/>
      </w:pPr>
      <w:rPr>
        <w:rFonts w:ascii="Symbol" w:hAnsi="Symbol" w:hint="default"/>
        <w:color w:val="auto"/>
      </w:rPr>
    </w:lvl>
    <w:lvl w:ilvl="1" w:tplc="CD26B096">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910784D"/>
    <w:multiLevelType w:val="multilevel"/>
    <w:tmpl w:val="F9A0F8E4"/>
    <w:lvl w:ilvl="0">
      <w:start w:val="3"/>
      <w:numFmt w:val="decimal"/>
      <w:lvlText w:val="%1."/>
      <w:lvlJc w:val="left"/>
      <w:pPr>
        <w:tabs>
          <w:tab w:val="num" w:pos="1440"/>
        </w:tabs>
        <w:ind w:left="1440" w:hanging="360"/>
      </w:pPr>
      <w:rPr>
        <w:rFonts w:hint="default"/>
        <w:b w:val="0"/>
        <w:i w:val="0"/>
      </w:rPr>
    </w:lvl>
    <w:lvl w:ilvl="1">
      <w:start w:val="1"/>
      <w:numFmt w:val="bullet"/>
      <w:lvlText w:val=""/>
      <w:lvlJc w:val="left"/>
      <w:pPr>
        <w:tabs>
          <w:tab w:val="num" w:pos="1440"/>
        </w:tabs>
        <w:ind w:left="1440" w:hanging="360"/>
      </w:pPr>
      <w:rPr>
        <w:rFonts w:ascii="Wingdings" w:hAnsi="Wingdings" w:hint="default"/>
        <w:color w:val="auto"/>
      </w:rPr>
    </w:lvl>
    <w:lvl w:ilvl="2">
      <w:start w:val="4"/>
      <w:numFmt w:val="decimal"/>
      <w:lvlText w:val="%3."/>
      <w:lvlJc w:val="left"/>
      <w:pPr>
        <w:tabs>
          <w:tab w:val="num" w:pos="2340"/>
        </w:tabs>
        <w:ind w:left="2340" w:hanging="360"/>
      </w:pPr>
      <w:rPr>
        <w:rFonts w:hint="default"/>
      </w:rPr>
    </w:lvl>
    <w:lvl w:ilvl="3">
      <w:start w:val="1"/>
      <w:numFmt w:val="upp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6" w15:restartNumberingAfterBreak="0">
    <w:nsid w:val="59375F6A"/>
    <w:multiLevelType w:val="multilevel"/>
    <w:tmpl w:val="F9A0F8E4"/>
    <w:lvl w:ilvl="0">
      <w:start w:val="3"/>
      <w:numFmt w:val="decimal"/>
      <w:lvlText w:val="%1."/>
      <w:lvlJc w:val="left"/>
      <w:pPr>
        <w:tabs>
          <w:tab w:val="num" w:pos="1440"/>
        </w:tabs>
        <w:ind w:left="1440" w:hanging="360"/>
      </w:pPr>
      <w:rPr>
        <w:rFonts w:hint="default"/>
        <w:b w:val="0"/>
        <w:i w:val="0"/>
      </w:rPr>
    </w:lvl>
    <w:lvl w:ilvl="1">
      <w:start w:val="1"/>
      <w:numFmt w:val="bullet"/>
      <w:lvlText w:val=""/>
      <w:lvlJc w:val="left"/>
      <w:pPr>
        <w:tabs>
          <w:tab w:val="num" w:pos="1440"/>
        </w:tabs>
        <w:ind w:left="1440" w:hanging="360"/>
      </w:pPr>
      <w:rPr>
        <w:rFonts w:ascii="Wingdings" w:hAnsi="Wingdings" w:hint="default"/>
        <w:color w:val="auto"/>
      </w:rPr>
    </w:lvl>
    <w:lvl w:ilvl="2">
      <w:start w:val="4"/>
      <w:numFmt w:val="decimal"/>
      <w:lvlText w:val="%3."/>
      <w:lvlJc w:val="left"/>
      <w:pPr>
        <w:tabs>
          <w:tab w:val="num" w:pos="2340"/>
        </w:tabs>
        <w:ind w:left="2340" w:hanging="360"/>
      </w:pPr>
      <w:rPr>
        <w:rFonts w:hint="default"/>
      </w:rPr>
    </w:lvl>
    <w:lvl w:ilvl="3">
      <w:start w:val="1"/>
      <w:numFmt w:val="upp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7" w15:restartNumberingAfterBreak="0">
    <w:nsid w:val="5DC178FC"/>
    <w:multiLevelType w:val="hybridMultilevel"/>
    <w:tmpl w:val="78FCD054"/>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DCE61F9"/>
    <w:multiLevelType w:val="hybridMultilevel"/>
    <w:tmpl w:val="BE9E6A1C"/>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1471A49"/>
    <w:multiLevelType w:val="multilevel"/>
    <w:tmpl w:val="7D26852E"/>
    <w:lvl w:ilvl="0">
      <w:start w:val="1"/>
      <w:numFmt w:val="decimal"/>
      <w:lvlText w:val="%1."/>
      <w:legacy w:legacy="1" w:legacySpace="0" w:legacyIndent="0"/>
      <w:lvlJc w:val="left"/>
    </w:lvl>
    <w:lvl w:ilvl="1">
      <w:start w:val="2"/>
      <w:numFmt w:val="decimal"/>
      <w:lvlText w:val="%2."/>
      <w:legacy w:legacy="1" w:legacySpace="0" w:legacyIndent="0"/>
      <w:lvlJc w:val="left"/>
    </w:lvl>
    <w:lvl w:ilvl="2">
      <w:start w:val="1"/>
      <w:numFmt w:val="decimal"/>
      <w:lvlText w:val="%3."/>
      <w:legacy w:legacy="1" w:legacySpace="0" w:legacyIndent="0"/>
      <w:lvlJc w:val="left"/>
    </w:lvl>
    <w:lvl w:ilvl="3">
      <w:start w:val="1"/>
      <w:numFmt w:val="upperLetter"/>
      <w:lvlText w:val="%4."/>
      <w:legacy w:legacy="1" w:legacySpace="0" w:legacyIndent="0"/>
      <w:lvlJc w:val="left"/>
    </w:lvl>
    <w:lvl w:ilvl="4">
      <w:start w:val="1"/>
      <w:numFmt w:val="decimal"/>
      <w:lvlText w:val="%5."/>
      <w:legacy w:legacy="1" w:legacySpace="0" w:legacyIndent="0"/>
      <w:lvlJc w:val="left"/>
    </w:lvl>
    <w:lvl w:ilvl="5">
      <w:start w:val="1"/>
      <w:numFmt w:val="bullet"/>
      <w:lvlText w:val=""/>
      <w:lvlJc w:val="left"/>
      <w:pPr>
        <w:tabs>
          <w:tab w:val="num" w:pos="4500"/>
        </w:tabs>
        <w:ind w:left="4500" w:hanging="360"/>
      </w:pPr>
      <w:rPr>
        <w:rFonts w:ascii="Wingdings" w:hAnsi="Wingdings" w:hint="default"/>
        <w:color w:val="auto"/>
      </w:rPr>
    </w:lvl>
    <w:lvl w:ilvl="6">
      <w:start w:val="1"/>
      <w:numFmt w:val="decimal"/>
      <w:lvlText w:val="%7."/>
      <w:legacy w:legacy="1" w:legacySpace="0" w:legacyIndent="0"/>
      <w:lvlJc w:val="left"/>
    </w:lvl>
    <w:lvl w:ilvl="7">
      <w:start w:val="1"/>
      <w:numFmt w:val="decimal"/>
      <w:lvlText w:val="%8."/>
      <w:legacy w:legacy="1" w:legacySpace="0" w:legacyIndent="0"/>
      <w:lvlJc w:val="left"/>
    </w:lvl>
    <w:lvl w:ilvl="8">
      <w:start w:val="1"/>
      <w:numFmt w:val="lowerRoman"/>
      <w:lvlText w:val="%9"/>
      <w:legacy w:legacy="1" w:legacySpace="0" w:legacyIndent="0"/>
      <w:lvlJc w:val="left"/>
    </w:lvl>
  </w:abstractNum>
  <w:abstractNum w:abstractNumId="50" w15:restartNumberingAfterBreak="0">
    <w:nsid w:val="61F71D46"/>
    <w:multiLevelType w:val="hybridMultilevel"/>
    <w:tmpl w:val="6546ABC2"/>
    <w:lvl w:ilvl="0" w:tplc="0409000F">
      <w:start w:val="1"/>
      <w:numFmt w:val="decimal"/>
      <w:lvlText w:val="%1."/>
      <w:lvlJc w:val="left"/>
      <w:pPr>
        <w:tabs>
          <w:tab w:val="num" w:pos="360"/>
        </w:tabs>
        <w:ind w:left="360" w:hanging="360"/>
      </w:pPr>
    </w:lvl>
    <w:lvl w:ilvl="1" w:tplc="3F54D570">
      <w:start w:val="1"/>
      <w:numFmt w:val="bullet"/>
      <w:lvlText w:val=""/>
      <w:lvlJc w:val="left"/>
      <w:pPr>
        <w:tabs>
          <w:tab w:val="num" w:pos="1080"/>
        </w:tabs>
        <w:ind w:left="1080" w:hanging="360"/>
      </w:pPr>
      <w:rPr>
        <w:rFonts w:ascii="Wingdings" w:hAnsi="Wingdings"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62E4071E"/>
    <w:multiLevelType w:val="multilevel"/>
    <w:tmpl w:val="F9A0F8E4"/>
    <w:lvl w:ilvl="0">
      <w:start w:val="3"/>
      <w:numFmt w:val="decimal"/>
      <w:lvlText w:val="%1."/>
      <w:lvlJc w:val="left"/>
      <w:pPr>
        <w:tabs>
          <w:tab w:val="num" w:pos="1440"/>
        </w:tabs>
        <w:ind w:left="1440" w:hanging="360"/>
      </w:pPr>
      <w:rPr>
        <w:rFonts w:hint="default"/>
        <w:b w:val="0"/>
        <w:i w:val="0"/>
      </w:rPr>
    </w:lvl>
    <w:lvl w:ilvl="1">
      <w:start w:val="1"/>
      <w:numFmt w:val="bullet"/>
      <w:lvlText w:val=""/>
      <w:lvlJc w:val="left"/>
      <w:pPr>
        <w:tabs>
          <w:tab w:val="num" w:pos="1440"/>
        </w:tabs>
        <w:ind w:left="1440" w:hanging="360"/>
      </w:pPr>
      <w:rPr>
        <w:rFonts w:ascii="Wingdings" w:hAnsi="Wingdings" w:hint="default"/>
        <w:color w:val="auto"/>
      </w:rPr>
    </w:lvl>
    <w:lvl w:ilvl="2">
      <w:start w:val="4"/>
      <w:numFmt w:val="decimal"/>
      <w:lvlText w:val="%3."/>
      <w:lvlJc w:val="left"/>
      <w:pPr>
        <w:tabs>
          <w:tab w:val="num" w:pos="2340"/>
        </w:tabs>
        <w:ind w:left="2340" w:hanging="360"/>
      </w:pPr>
      <w:rPr>
        <w:rFonts w:hint="default"/>
      </w:rPr>
    </w:lvl>
    <w:lvl w:ilvl="3">
      <w:start w:val="1"/>
      <w:numFmt w:val="upp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2" w15:restartNumberingAfterBreak="0">
    <w:nsid w:val="64CA5A6E"/>
    <w:multiLevelType w:val="hybridMultilevel"/>
    <w:tmpl w:val="0B5C0842"/>
    <w:lvl w:ilvl="0" w:tplc="FFFFFFFF">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4CA6541"/>
    <w:multiLevelType w:val="hybridMultilevel"/>
    <w:tmpl w:val="5DF6FE9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4D500E4"/>
    <w:multiLevelType w:val="hybridMultilevel"/>
    <w:tmpl w:val="63A63CE6"/>
    <w:lvl w:ilvl="0" w:tplc="FFFFFFFF">
      <w:start w:val="1"/>
      <w:numFmt w:val="upperLetter"/>
      <w:lvlText w:val="%1."/>
      <w:lvlJc w:val="left"/>
      <w:pPr>
        <w:tabs>
          <w:tab w:val="num" w:pos="360"/>
        </w:tabs>
        <w:ind w:left="360" w:hanging="360"/>
      </w:pPr>
      <w:rPr>
        <w:rFonts w:hint="default"/>
      </w:rPr>
    </w:lvl>
    <w:lvl w:ilvl="1" w:tplc="FFFFFFFF">
      <w:start w:val="2"/>
      <w:numFmt w:val="decimal"/>
      <w:lvlText w:val="%2."/>
      <w:lvlJc w:val="left"/>
      <w:pPr>
        <w:tabs>
          <w:tab w:val="num" w:pos="1440"/>
        </w:tabs>
        <w:ind w:left="1440" w:hanging="360"/>
      </w:pPr>
      <w:rPr>
        <w:rFonts w:hint="default"/>
      </w:rPr>
    </w:lvl>
    <w:lvl w:ilvl="2" w:tplc="04090001">
      <w:start w:val="1"/>
      <w:numFmt w:val="bullet"/>
      <w:lvlText w:val=""/>
      <w:lvlJc w:val="left"/>
      <w:pPr>
        <w:ind w:left="360" w:hanging="360"/>
      </w:pPr>
      <w:rPr>
        <w:rFonts w:ascii="Symbol" w:hAnsi="Symbol"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658C78F0"/>
    <w:multiLevelType w:val="hybridMultilevel"/>
    <w:tmpl w:val="AB6CD790"/>
    <w:lvl w:ilvl="0" w:tplc="2F10D4BC">
      <w:start w:val="3"/>
      <w:numFmt w:val="decimal"/>
      <w:lvlText w:val="%1."/>
      <w:lvlJc w:val="left"/>
      <w:pPr>
        <w:tabs>
          <w:tab w:val="num" w:pos="360"/>
        </w:tabs>
        <w:ind w:left="360" w:hanging="360"/>
      </w:pPr>
      <w:rPr>
        <w:rFonts w:hint="default"/>
      </w:rPr>
    </w:lvl>
    <w:lvl w:ilvl="1" w:tplc="3F54D570">
      <w:start w:val="1"/>
      <w:numFmt w:val="bullet"/>
      <w:lvlText w:val=""/>
      <w:lvlJc w:val="left"/>
      <w:pPr>
        <w:tabs>
          <w:tab w:val="num" w:pos="1440"/>
        </w:tabs>
        <w:ind w:left="1440" w:hanging="360"/>
      </w:pPr>
      <w:rPr>
        <w:rFonts w:ascii="Wingdings" w:hAnsi="Wingdings" w:hint="default"/>
        <w:color w:val="auto"/>
      </w:rPr>
    </w:lvl>
    <w:lvl w:ilvl="2" w:tplc="332EE1E4">
      <w:start w:val="4"/>
      <w:numFmt w:val="decimal"/>
      <w:lvlText w:val="%3."/>
      <w:lvlJc w:val="left"/>
      <w:pPr>
        <w:tabs>
          <w:tab w:val="num" w:pos="2340"/>
        </w:tabs>
        <w:ind w:left="2340" w:hanging="360"/>
      </w:pPr>
      <w:rPr>
        <w:rFonts w:hint="default"/>
      </w:rPr>
    </w:lvl>
    <w:lvl w:ilvl="3" w:tplc="3F54D570">
      <w:start w:val="1"/>
      <w:numFmt w:val="bullet"/>
      <w:lvlText w:val=""/>
      <w:lvlJc w:val="left"/>
      <w:pPr>
        <w:tabs>
          <w:tab w:val="num" w:pos="2880"/>
        </w:tabs>
        <w:ind w:left="2880" w:hanging="360"/>
      </w:pPr>
      <w:rPr>
        <w:rFonts w:ascii="Wingdings" w:hAnsi="Wingdings" w:hint="default"/>
        <w:color w:val="auto"/>
      </w:rPr>
    </w:lvl>
    <w:lvl w:ilvl="4" w:tplc="A46EBFDE">
      <w:start w:val="5"/>
      <w:numFmt w:val="decimal"/>
      <w:lvlText w:val="%5."/>
      <w:lvlJc w:val="left"/>
      <w:pPr>
        <w:tabs>
          <w:tab w:val="num" w:pos="2340"/>
        </w:tabs>
        <w:ind w:left="2340" w:hanging="360"/>
      </w:pPr>
      <w:rPr>
        <w:rFonts w:hint="default"/>
      </w:rPr>
    </w:lvl>
    <w:lvl w:ilvl="5" w:tplc="3F54D570">
      <w:start w:val="1"/>
      <w:numFmt w:val="bullet"/>
      <w:lvlText w:val=""/>
      <w:lvlJc w:val="left"/>
      <w:pPr>
        <w:tabs>
          <w:tab w:val="num" w:pos="4500"/>
        </w:tabs>
        <w:ind w:left="4500" w:hanging="360"/>
      </w:pPr>
      <w:rPr>
        <w:rFonts w:ascii="Wingdings" w:hAnsi="Wingdings" w:hint="default"/>
        <w:color w:val="auto"/>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7B714FE"/>
    <w:multiLevelType w:val="hybridMultilevel"/>
    <w:tmpl w:val="EEDC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8084DDC"/>
    <w:multiLevelType w:val="hybridMultilevel"/>
    <w:tmpl w:val="4B36C588"/>
    <w:lvl w:ilvl="0" w:tplc="346A230C">
      <w:start w:val="1"/>
      <w:numFmt w:val="decimal"/>
      <w:lvlText w:val="%1."/>
      <w:lvlJc w:val="left"/>
      <w:pPr>
        <w:tabs>
          <w:tab w:val="num" w:pos="1980"/>
        </w:tabs>
        <w:ind w:left="19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1AE7603"/>
    <w:multiLevelType w:val="hybridMultilevel"/>
    <w:tmpl w:val="57D271A0"/>
    <w:lvl w:ilvl="0" w:tplc="17766F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BA965B9"/>
    <w:multiLevelType w:val="hybridMultilevel"/>
    <w:tmpl w:val="36C0B1DE"/>
    <w:lvl w:ilvl="0" w:tplc="3F54D570">
      <w:start w:val="1"/>
      <w:numFmt w:val="bullet"/>
      <w:lvlText w:val=""/>
      <w:lvlJc w:val="left"/>
      <w:pPr>
        <w:tabs>
          <w:tab w:val="num" w:pos="360"/>
        </w:tabs>
        <w:ind w:left="360" w:hanging="360"/>
      </w:pPr>
      <w:rPr>
        <w:rFonts w:ascii="Wingdings" w:hAnsi="Wingdings" w:hint="default"/>
        <w:color w:val="auto"/>
      </w:rPr>
    </w:lvl>
    <w:lvl w:ilvl="1" w:tplc="CD26B096">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E7056E5"/>
    <w:multiLevelType w:val="hybridMultilevel"/>
    <w:tmpl w:val="9DB84B74"/>
    <w:lvl w:ilvl="0" w:tplc="14069D52">
      <w:start w:val="1"/>
      <w:numFmt w:val="decimal"/>
      <w:lvlText w:val="%1."/>
      <w:lvlJc w:val="left"/>
      <w:pPr>
        <w:tabs>
          <w:tab w:val="num" w:pos="1080"/>
        </w:tabs>
        <w:ind w:left="1080" w:hanging="360"/>
      </w:pPr>
      <w:rPr>
        <w:rFonts w:hint="default"/>
      </w:rPr>
    </w:lvl>
    <w:lvl w:ilvl="1" w:tplc="3F54D570">
      <w:start w:val="1"/>
      <w:numFmt w:val="bullet"/>
      <w:lvlText w:val=""/>
      <w:lvlJc w:val="left"/>
      <w:pPr>
        <w:tabs>
          <w:tab w:val="num" w:pos="1440"/>
        </w:tabs>
        <w:ind w:left="1440" w:hanging="360"/>
      </w:pPr>
      <w:rPr>
        <w:rFonts w:ascii="Wingdings" w:hAnsi="Wingding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7735544">
    <w:abstractNumId w:val="38"/>
  </w:num>
  <w:num w:numId="2" w16cid:durableId="1028794956">
    <w:abstractNumId w:val="25"/>
  </w:num>
  <w:num w:numId="3" w16cid:durableId="10547381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6993435">
    <w:abstractNumId w:val="55"/>
  </w:num>
  <w:num w:numId="5" w16cid:durableId="1224950467">
    <w:abstractNumId w:val="58"/>
  </w:num>
  <w:num w:numId="6" w16cid:durableId="1234319303">
    <w:abstractNumId w:val="41"/>
  </w:num>
  <w:num w:numId="7" w16cid:durableId="1241061897">
    <w:abstractNumId w:val="36"/>
  </w:num>
  <w:num w:numId="8" w16cid:durableId="1341397674">
    <w:abstractNumId w:val="59"/>
  </w:num>
  <w:num w:numId="9" w16cid:durableId="1386175381">
    <w:abstractNumId w:val="42"/>
  </w:num>
  <w:num w:numId="10" w16cid:durableId="1518419794">
    <w:abstractNumId w:val="30"/>
  </w:num>
  <w:num w:numId="11" w16cid:durableId="1526794276">
    <w:abstractNumId w:val="19"/>
  </w:num>
  <w:num w:numId="12" w16cid:durableId="1654791533">
    <w:abstractNumId w:val="32"/>
  </w:num>
  <w:num w:numId="13" w16cid:durableId="1674599878">
    <w:abstractNumId w:val="4"/>
  </w:num>
  <w:num w:numId="14" w16cid:durableId="1686710961">
    <w:abstractNumId w:val="12"/>
  </w:num>
  <w:num w:numId="15" w16cid:durableId="1761290519">
    <w:abstractNumId w:val="27"/>
  </w:num>
  <w:num w:numId="16" w16cid:durableId="1876967563">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5138103">
    <w:abstractNumId w:val="6"/>
  </w:num>
  <w:num w:numId="18" w16cid:durableId="1972595943">
    <w:abstractNumId w:val="60"/>
  </w:num>
  <w:num w:numId="19" w16cid:durableId="1997145041">
    <w:abstractNumId w:val="0"/>
  </w:num>
  <w:num w:numId="20" w16cid:durableId="2008709473">
    <w:abstractNumId w:val="17"/>
  </w:num>
  <w:num w:numId="21" w16cid:durableId="2060352767">
    <w:abstractNumId w:val="1"/>
  </w:num>
  <w:num w:numId="22" w16cid:durableId="2114130621">
    <w:abstractNumId w:val="21"/>
  </w:num>
  <w:num w:numId="23" w16cid:durableId="217714873">
    <w:abstractNumId w:val="45"/>
  </w:num>
  <w:num w:numId="24" w16cid:durableId="244729870">
    <w:abstractNumId w:val="9"/>
  </w:num>
  <w:num w:numId="25" w16cid:durableId="258560957">
    <w:abstractNumId w:val="33"/>
  </w:num>
  <w:num w:numId="26" w16cid:durableId="286353707">
    <w:abstractNumId w:val="8"/>
  </w:num>
  <w:num w:numId="27" w16cid:durableId="330304130">
    <w:abstractNumId w:val="51"/>
  </w:num>
  <w:num w:numId="28" w16cid:durableId="33820989">
    <w:abstractNumId w:val="22"/>
  </w:num>
  <w:num w:numId="29" w16cid:durableId="33982207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9252669">
    <w:abstractNumId w:val="40"/>
  </w:num>
  <w:num w:numId="31" w16cid:durableId="40520759">
    <w:abstractNumId w:val="20"/>
  </w:num>
  <w:num w:numId="32" w16cid:durableId="493767779">
    <w:abstractNumId w:val="13"/>
  </w:num>
  <w:num w:numId="33" w16cid:durableId="523590910">
    <w:abstractNumId w:val="46"/>
  </w:num>
  <w:num w:numId="34" w16cid:durableId="53701973">
    <w:abstractNumId w:val="37"/>
  </w:num>
  <w:num w:numId="35" w16cid:durableId="5404112">
    <w:abstractNumId w:val="56"/>
  </w:num>
  <w:num w:numId="36" w16cid:durableId="549265461">
    <w:abstractNumId w:val="10"/>
  </w:num>
  <w:num w:numId="37" w16cid:durableId="551845876">
    <w:abstractNumId w:val="28"/>
  </w:num>
  <w:num w:numId="38" w16cid:durableId="555698066">
    <w:abstractNumId w:val="39"/>
  </w:num>
  <w:num w:numId="39" w16cid:durableId="582959270">
    <w:abstractNumId w:val="57"/>
  </w:num>
  <w:num w:numId="40" w16cid:durableId="594829606">
    <w:abstractNumId w:val="35"/>
  </w:num>
  <w:num w:numId="41" w16cid:durableId="851181860">
    <w:abstractNumId w:val="49"/>
  </w:num>
  <w:num w:numId="42" w16cid:durableId="852887329">
    <w:abstractNumId w:val="50"/>
  </w:num>
  <w:num w:numId="43" w16cid:durableId="859315998">
    <w:abstractNumId w:val="34"/>
  </w:num>
  <w:num w:numId="44" w16cid:durableId="874972689">
    <w:abstractNumId w:val="7"/>
  </w:num>
  <w:num w:numId="45" w16cid:durableId="875586688">
    <w:abstractNumId w:val="44"/>
  </w:num>
  <w:num w:numId="46" w16cid:durableId="958491225">
    <w:abstractNumId w:val="16"/>
  </w:num>
  <w:num w:numId="47" w16cid:durableId="986856580">
    <w:abstractNumId w:val="2"/>
  </w:num>
  <w:num w:numId="48" w16cid:durableId="937251254">
    <w:abstractNumId w:val="5"/>
  </w:num>
  <w:num w:numId="49" w16cid:durableId="1424716948">
    <w:abstractNumId w:val="54"/>
  </w:num>
  <w:num w:numId="50" w16cid:durableId="2096509750">
    <w:abstractNumId w:val="43"/>
  </w:num>
  <w:num w:numId="51" w16cid:durableId="909771258">
    <w:abstractNumId w:val="11"/>
  </w:num>
  <w:num w:numId="52" w16cid:durableId="888230380">
    <w:abstractNumId w:val="14"/>
  </w:num>
  <w:num w:numId="53" w16cid:durableId="332143221">
    <w:abstractNumId w:val="18"/>
  </w:num>
  <w:num w:numId="54" w16cid:durableId="2089230989">
    <w:abstractNumId w:val="23"/>
  </w:num>
  <w:num w:numId="55" w16cid:durableId="926230936">
    <w:abstractNumId w:val="47"/>
  </w:num>
  <w:num w:numId="56" w16cid:durableId="740521665">
    <w:abstractNumId w:val="26"/>
  </w:num>
  <w:num w:numId="57" w16cid:durableId="1634677683">
    <w:abstractNumId w:val="24"/>
  </w:num>
  <w:num w:numId="58" w16cid:durableId="962230249">
    <w:abstractNumId w:val="52"/>
  </w:num>
  <w:num w:numId="59" w16cid:durableId="16201171">
    <w:abstractNumId w:val="15"/>
  </w:num>
  <w:num w:numId="60" w16cid:durableId="1606645086">
    <w:abstractNumId w:val="48"/>
  </w:num>
  <w:num w:numId="61" w16cid:durableId="756444218">
    <w:abstractNumId w:val="29"/>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bby Fetting">
    <w15:presenceInfo w15:providerId="AD" w15:userId="S::bfetting@hedrickbrothers.com::0026a9f0-8ed0-45ca-8bc4-8e1593fcc37b"/>
  </w15:person>
  <w15:person w15:author="Victoria Miel">
    <w15:presenceInfo w15:providerId="AD" w15:userId="S::vmiel@hedrickbrothers.com::dc73974d-ec5d-48d4-8931-0ec398cca6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forms" w:enforcement="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28B"/>
    <w:rsid w:val="00000C01"/>
    <w:rsid w:val="00001E78"/>
    <w:rsid w:val="00006511"/>
    <w:rsid w:val="00007A26"/>
    <w:rsid w:val="0001233E"/>
    <w:rsid w:val="00016933"/>
    <w:rsid w:val="000257E4"/>
    <w:rsid w:val="00027711"/>
    <w:rsid w:val="00040569"/>
    <w:rsid w:val="00051360"/>
    <w:rsid w:val="00053884"/>
    <w:rsid w:val="0005578C"/>
    <w:rsid w:val="0006040F"/>
    <w:rsid w:val="00063564"/>
    <w:rsid w:val="000641DB"/>
    <w:rsid w:val="000676AB"/>
    <w:rsid w:val="0007376A"/>
    <w:rsid w:val="00074A6F"/>
    <w:rsid w:val="00074FD0"/>
    <w:rsid w:val="00077BEB"/>
    <w:rsid w:val="00085EAE"/>
    <w:rsid w:val="00092A64"/>
    <w:rsid w:val="00093AA9"/>
    <w:rsid w:val="00094198"/>
    <w:rsid w:val="00094F1D"/>
    <w:rsid w:val="00097AD2"/>
    <w:rsid w:val="00097AF4"/>
    <w:rsid w:val="000A2242"/>
    <w:rsid w:val="000A6B30"/>
    <w:rsid w:val="000B25B8"/>
    <w:rsid w:val="000B3BB9"/>
    <w:rsid w:val="000B44E5"/>
    <w:rsid w:val="000C1B5C"/>
    <w:rsid w:val="000C31CE"/>
    <w:rsid w:val="000C3E94"/>
    <w:rsid w:val="000D0760"/>
    <w:rsid w:val="000D61EB"/>
    <w:rsid w:val="000E1A5D"/>
    <w:rsid w:val="000F091C"/>
    <w:rsid w:val="000F252E"/>
    <w:rsid w:val="000F4624"/>
    <w:rsid w:val="000F4A1D"/>
    <w:rsid w:val="000F5844"/>
    <w:rsid w:val="000F75A5"/>
    <w:rsid w:val="00102767"/>
    <w:rsid w:val="001039E6"/>
    <w:rsid w:val="00112B0B"/>
    <w:rsid w:val="00116A04"/>
    <w:rsid w:val="001201FD"/>
    <w:rsid w:val="00123BEB"/>
    <w:rsid w:val="00133058"/>
    <w:rsid w:val="001351F0"/>
    <w:rsid w:val="0014074B"/>
    <w:rsid w:val="0014113E"/>
    <w:rsid w:val="00141670"/>
    <w:rsid w:val="00160F4C"/>
    <w:rsid w:val="00161ECE"/>
    <w:rsid w:val="00163B7D"/>
    <w:rsid w:val="00163E68"/>
    <w:rsid w:val="00164019"/>
    <w:rsid w:val="00165D11"/>
    <w:rsid w:val="00166746"/>
    <w:rsid w:val="00166A46"/>
    <w:rsid w:val="00172A4D"/>
    <w:rsid w:val="00172C93"/>
    <w:rsid w:val="00180C5A"/>
    <w:rsid w:val="00183EBE"/>
    <w:rsid w:val="001870B2"/>
    <w:rsid w:val="001907C6"/>
    <w:rsid w:val="001927BF"/>
    <w:rsid w:val="0019500E"/>
    <w:rsid w:val="001A17A8"/>
    <w:rsid w:val="001A2155"/>
    <w:rsid w:val="001A22DD"/>
    <w:rsid w:val="001A53D1"/>
    <w:rsid w:val="001B1FCD"/>
    <w:rsid w:val="001B3BA5"/>
    <w:rsid w:val="001B7F5C"/>
    <w:rsid w:val="001C0138"/>
    <w:rsid w:val="001C0B81"/>
    <w:rsid w:val="001C55E3"/>
    <w:rsid w:val="001C66F0"/>
    <w:rsid w:val="001D034A"/>
    <w:rsid w:val="001D20B3"/>
    <w:rsid w:val="001D2356"/>
    <w:rsid w:val="001D576A"/>
    <w:rsid w:val="001D5EFF"/>
    <w:rsid w:val="001D6B52"/>
    <w:rsid w:val="001D7ADB"/>
    <w:rsid w:val="001E1AF3"/>
    <w:rsid w:val="001E596C"/>
    <w:rsid w:val="001E6487"/>
    <w:rsid w:val="001F5AE3"/>
    <w:rsid w:val="00200C11"/>
    <w:rsid w:val="00207A60"/>
    <w:rsid w:val="00222063"/>
    <w:rsid w:val="0022224C"/>
    <w:rsid w:val="002231FC"/>
    <w:rsid w:val="002336C7"/>
    <w:rsid w:val="00240421"/>
    <w:rsid w:val="002442E6"/>
    <w:rsid w:val="00255431"/>
    <w:rsid w:val="0025566E"/>
    <w:rsid w:val="0025586A"/>
    <w:rsid w:val="00261E1E"/>
    <w:rsid w:val="002639CC"/>
    <w:rsid w:val="00264F38"/>
    <w:rsid w:val="00267DA9"/>
    <w:rsid w:val="00272F4C"/>
    <w:rsid w:val="00281701"/>
    <w:rsid w:val="0028189B"/>
    <w:rsid w:val="002853B9"/>
    <w:rsid w:val="00285A52"/>
    <w:rsid w:val="002863C1"/>
    <w:rsid w:val="00291E91"/>
    <w:rsid w:val="00292F3A"/>
    <w:rsid w:val="002935FE"/>
    <w:rsid w:val="0029628B"/>
    <w:rsid w:val="002964A4"/>
    <w:rsid w:val="002A00AB"/>
    <w:rsid w:val="002A05EA"/>
    <w:rsid w:val="002B4F43"/>
    <w:rsid w:val="002C08A0"/>
    <w:rsid w:val="002C12E7"/>
    <w:rsid w:val="002C15E7"/>
    <w:rsid w:val="002C4F96"/>
    <w:rsid w:val="002C7840"/>
    <w:rsid w:val="002D1F69"/>
    <w:rsid w:val="002D2642"/>
    <w:rsid w:val="002D3A1E"/>
    <w:rsid w:val="002D5D74"/>
    <w:rsid w:val="002E48EC"/>
    <w:rsid w:val="002E59EB"/>
    <w:rsid w:val="002F0EC0"/>
    <w:rsid w:val="002F5308"/>
    <w:rsid w:val="002F7AA5"/>
    <w:rsid w:val="003067AF"/>
    <w:rsid w:val="0031003B"/>
    <w:rsid w:val="003107A6"/>
    <w:rsid w:val="00316C00"/>
    <w:rsid w:val="00325E0B"/>
    <w:rsid w:val="00331570"/>
    <w:rsid w:val="00333A40"/>
    <w:rsid w:val="00336C00"/>
    <w:rsid w:val="00337AA5"/>
    <w:rsid w:val="003552E5"/>
    <w:rsid w:val="00363478"/>
    <w:rsid w:val="00366BD6"/>
    <w:rsid w:val="00372245"/>
    <w:rsid w:val="00374387"/>
    <w:rsid w:val="00375074"/>
    <w:rsid w:val="003775AA"/>
    <w:rsid w:val="00383E6D"/>
    <w:rsid w:val="00387B05"/>
    <w:rsid w:val="00387E1C"/>
    <w:rsid w:val="00390D15"/>
    <w:rsid w:val="00395888"/>
    <w:rsid w:val="003A068F"/>
    <w:rsid w:val="003A48C6"/>
    <w:rsid w:val="003A5484"/>
    <w:rsid w:val="003A5F68"/>
    <w:rsid w:val="003A6BF4"/>
    <w:rsid w:val="003B1363"/>
    <w:rsid w:val="003B51F6"/>
    <w:rsid w:val="003B57EF"/>
    <w:rsid w:val="003B591F"/>
    <w:rsid w:val="003C0489"/>
    <w:rsid w:val="003C1BB0"/>
    <w:rsid w:val="003C25B6"/>
    <w:rsid w:val="003C4461"/>
    <w:rsid w:val="003C53DF"/>
    <w:rsid w:val="003C5D3D"/>
    <w:rsid w:val="003C6027"/>
    <w:rsid w:val="003D7309"/>
    <w:rsid w:val="003E5EAD"/>
    <w:rsid w:val="003E6B17"/>
    <w:rsid w:val="003F5462"/>
    <w:rsid w:val="003F674B"/>
    <w:rsid w:val="00405432"/>
    <w:rsid w:val="0040656C"/>
    <w:rsid w:val="0040745C"/>
    <w:rsid w:val="004117B7"/>
    <w:rsid w:val="00424BA5"/>
    <w:rsid w:val="00425967"/>
    <w:rsid w:val="00431D75"/>
    <w:rsid w:val="004413A3"/>
    <w:rsid w:val="00441ADA"/>
    <w:rsid w:val="00445ED7"/>
    <w:rsid w:val="00452EB3"/>
    <w:rsid w:val="004551A7"/>
    <w:rsid w:val="0045576B"/>
    <w:rsid w:val="0046025D"/>
    <w:rsid w:val="004626C8"/>
    <w:rsid w:val="00463197"/>
    <w:rsid w:val="00463503"/>
    <w:rsid w:val="00463702"/>
    <w:rsid w:val="00471B1E"/>
    <w:rsid w:val="00473E08"/>
    <w:rsid w:val="004758BF"/>
    <w:rsid w:val="00480041"/>
    <w:rsid w:val="0048019F"/>
    <w:rsid w:val="00483268"/>
    <w:rsid w:val="00491205"/>
    <w:rsid w:val="00492D7E"/>
    <w:rsid w:val="004948F9"/>
    <w:rsid w:val="004A2F4E"/>
    <w:rsid w:val="004A331F"/>
    <w:rsid w:val="004A6229"/>
    <w:rsid w:val="004C548C"/>
    <w:rsid w:val="004C55AA"/>
    <w:rsid w:val="004D01E3"/>
    <w:rsid w:val="004D1325"/>
    <w:rsid w:val="004D3489"/>
    <w:rsid w:val="004D508A"/>
    <w:rsid w:val="004F4566"/>
    <w:rsid w:val="005272FE"/>
    <w:rsid w:val="0053319B"/>
    <w:rsid w:val="005349DA"/>
    <w:rsid w:val="00536077"/>
    <w:rsid w:val="00550AEF"/>
    <w:rsid w:val="00560D01"/>
    <w:rsid w:val="005631CA"/>
    <w:rsid w:val="00563950"/>
    <w:rsid w:val="00570908"/>
    <w:rsid w:val="0057345E"/>
    <w:rsid w:val="00575743"/>
    <w:rsid w:val="00582B17"/>
    <w:rsid w:val="00585CB2"/>
    <w:rsid w:val="005866E9"/>
    <w:rsid w:val="00592447"/>
    <w:rsid w:val="00592A23"/>
    <w:rsid w:val="00592DFC"/>
    <w:rsid w:val="0059493B"/>
    <w:rsid w:val="005A0636"/>
    <w:rsid w:val="005A3CC8"/>
    <w:rsid w:val="005A6301"/>
    <w:rsid w:val="005A66A9"/>
    <w:rsid w:val="005A6860"/>
    <w:rsid w:val="005B51D2"/>
    <w:rsid w:val="005B57A6"/>
    <w:rsid w:val="005C505C"/>
    <w:rsid w:val="005C7AB8"/>
    <w:rsid w:val="005D1A4D"/>
    <w:rsid w:val="005D503B"/>
    <w:rsid w:val="005F11DA"/>
    <w:rsid w:val="005F2F6C"/>
    <w:rsid w:val="005F74D7"/>
    <w:rsid w:val="006045A0"/>
    <w:rsid w:val="00607D3E"/>
    <w:rsid w:val="0061197A"/>
    <w:rsid w:val="006177DB"/>
    <w:rsid w:val="0062058E"/>
    <w:rsid w:val="006212A9"/>
    <w:rsid w:val="00621484"/>
    <w:rsid w:val="00625CA0"/>
    <w:rsid w:val="006321A6"/>
    <w:rsid w:val="0063564D"/>
    <w:rsid w:val="00636CD0"/>
    <w:rsid w:val="00637968"/>
    <w:rsid w:val="006421E3"/>
    <w:rsid w:val="00642E08"/>
    <w:rsid w:val="00643903"/>
    <w:rsid w:val="00647A19"/>
    <w:rsid w:val="00650C04"/>
    <w:rsid w:val="00652AC9"/>
    <w:rsid w:val="006554B6"/>
    <w:rsid w:val="0066324F"/>
    <w:rsid w:val="00664F8C"/>
    <w:rsid w:val="00666BB6"/>
    <w:rsid w:val="00666DE6"/>
    <w:rsid w:val="0067521F"/>
    <w:rsid w:val="006761C3"/>
    <w:rsid w:val="00680E87"/>
    <w:rsid w:val="00682901"/>
    <w:rsid w:val="00686EF5"/>
    <w:rsid w:val="00690197"/>
    <w:rsid w:val="0069136A"/>
    <w:rsid w:val="006936CE"/>
    <w:rsid w:val="006B6BE4"/>
    <w:rsid w:val="006C2259"/>
    <w:rsid w:val="006C582D"/>
    <w:rsid w:val="006D7968"/>
    <w:rsid w:val="006E6ED7"/>
    <w:rsid w:val="006E7275"/>
    <w:rsid w:val="006F5CF3"/>
    <w:rsid w:val="00711BC3"/>
    <w:rsid w:val="007208AE"/>
    <w:rsid w:val="007222A6"/>
    <w:rsid w:val="00722F74"/>
    <w:rsid w:val="00736830"/>
    <w:rsid w:val="00736C11"/>
    <w:rsid w:val="00742272"/>
    <w:rsid w:val="00745F1D"/>
    <w:rsid w:val="007470CA"/>
    <w:rsid w:val="0075121F"/>
    <w:rsid w:val="00761AFA"/>
    <w:rsid w:val="00762C02"/>
    <w:rsid w:val="007648AF"/>
    <w:rsid w:val="0077242D"/>
    <w:rsid w:val="007726DD"/>
    <w:rsid w:val="0077380B"/>
    <w:rsid w:val="007745A1"/>
    <w:rsid w:val="00784A00"/>
    <w:rsid w:val="00785CE5"/>
    <w:rsid w:val="00786D7B"/>
    <w:rsid w:val="007906D8"/>
    <w:rsid w:val="00791CC5"/>
    <w:rsid w:val="00794A3E"/>
    <w:rsid w:val="00796734"/>
    <w:rsid w:val="007B0078"/>
    <w:rsid w:val="007B1F46"/>
    <w:rsid w:val="007B3317"/>
    <w:rsid w:val="007B4814"/>
    <w:rsid w:val="007C5AEF"/>
    <w:rsid w:val="007C6CA1"/>
    <w:rsid w:val="007D39A8"/>
    <w:rsid w:val="007D50C3"/>
    <w:rsid w:val="007D5B80"/>
    <w:rsid w:val="007E235C"/>
    <w:rsid w:val="007E2A34"/>
    <w:rsid w:val="007E3652"/>
    <w:rsid w:val="007E3DEA"/>
    <w:rsid w:val="007F1308"/>
    <w:rsid w:val="007F22FE"/>
    <w:rsid w:val="007F615B"/>
    <w:rsid w:val="0080311C"/>
    <w:rsid w:val="008065A6"/>
    <w:rsid w:val="00831D63"/>
    <w:rsid w:val="008400FB"/>
    <w:rsid w:val="00844D5A"/>
    <w:rsid w:val="00853C55"/>
    <w:rsid w:val="008568FE"/>
    <w:rsid w:val="00856CB7"/>
    <w:rsid w:val="00857779"/>
    <w:rsid w:val="00864E4D"/>
    <w:rsid w:val="00870B58"/>
    <w:rsid w:val="008805D9"/>
    <w:rsid w:val="008818D3"/>
    <w:rsid w:val="00886880"/>
    <w:rsid w:val="00894B09"/>
    <w:rsid w:val="0089513C"/>
    <w:rsid w:val="00897339"/>
    <w:rsid w:val="008A1C1E"/>
    <w:rsid w:val="008A30CC"/>
    <w:rsid w:val="008A5A30"/>
    <w:rsid w:val="008B1B9B"/>
    <w:rsid w:val="008C3BB8"/>
    <w:rsid w:val="008C3C70"/>
    <w:rsid w:val="008C596E"/>
    <w:rsid w:val="008D22CE"/>
    <w:rsid w:val="008E028B"/>
    <w:rsid w:val="008E4C61"/>
    <w:rsid w:val="008F083E"/>
    <w:rsid w:val="008F159F"/>
    <w:rsid w:val="008F290D"/>
    <w:rsid w:val="008F3B24"/>
    <w:rsid w:val="008F53DE"/>
    <w:rsid w:val="008F57E8"/>
    <w:rsid w:val="00903870"/>
    <w:rsid w:val="009048DD"/>
    <w:rsid w:val="00915AC1"/>
    <w:rsid w:val="00930F0A"/>
    <w:rsid w:val="00931DA6"/>
    <w:rsid w:val="00947676"/>
    <w:rsid w:val="00950A71"/>
    <w:rsid w:val="0095599B"/>
    <w:rsid w:val="00966B57"/>
    <w:rsid w:val="0097209B"/>
    <w:rsid w:val="00975134"/>
    <w:rsid w:val="0097642C"/>
    <w:rsid w:val="009823F0"/>
    <w:rsid w:val="00985A6E"/>
    <w:rsid w:val="00992437"/>
    <w:rsid w:val="0099582D"/>
    <w:rsid w:val="009A61CF"/>
    <w:rsid w:val="009A7ED3"/>
    <w:rsid w:val="009B0622"/>
    <w:rsid w:val="009B516C"/>
    <w:rsid w:val="009B5A55"/>
    <w:rsid w:val="009B6EC1"/>
    <w:rsid w:val="009D0963"/>
    <w:rsid w:val="009D31DD"/>
    <w:rsid w:val="009D4313"/>
    <w:rsid w:val="009D5EE6"/>
    <w:rsid w:val="009E0432"/>
    <w:rsid w:val="009E1AD5"/>
    <w:rsid w:val="009F016E"/>
    <w:rsid w:val="009F50CA"/>
    <w:rsid w:val="009F5AE5"/>
    <w:rsid w:val="009F5D02"/>
    <w:rsid w:val="009F724B"/>
    <w:rsid w:val="009F7FA1"/>
    <w:rsid w:val="00A02B2B"/>
    <w:rsid w:val="00A1426C"/>
    <w:rsid w:val="00A15C5A"/>
    <w:rsid w:val="00A236AE"/>
    <w:rsid w:val="00A307F3"/>
    <w:rsid w:val="00A40395"/>
    <w:rsid w:val="00A4320C"/>
    <w:rsid w:val="00A470F6"/>
    <w:rsid w:val="00A52F99"/>
    <w:rsid w:val="00A54229"/>
    <w:rsid w:val="00A54673"/>
    <w:rsid w:val="00A55363"/>
    <w:rsid w:val="00A55EFA"/>
    <w:rsid w:val="00A56A09"/>
    <w:rsid w:val="00A6145F"/>
    <w:rsid w:val="00A618FB"/>
    <w:rsid w:val="00A64CCB"/>
    <w:rsid w:val="00A66639"/>
    <w:rsid w:val="00A77497"/>
    <w:rsid w:val="00A77B98"/>
    <w:rsid w:val="00A8067A"/>
    <w:rsid w:val="00A8093C"/>
    <w:rsid w:val="00A82A1A"/>
    <w:rsid w:val="00A9073F"/>
    <w:rsid w:val="00A947B5"/>
    <w:rsid w:val="00A96928"/>
    <w:rsid w:val="00AA23E7"/>
    <w:rsid w:val="00AA2E3D"/>
    <w:rsid w:val="00AA59E3"/>
    <w:rsid w:val="00AA67B4"/>
    <w:rsid w:val="00AB0AD1"/>
    <w:rsid w:val="00AC233E"/>
    <w:rsid w:val="00AD2219"/>
    <w:rsid w:val="00AF06C0"/>
    <w:rsid w:val="00AF6414"/>
    <w:rsid w:val="00B0581F"/>
    <w:rsid w:val="00B11ECB"/>
    <w:rsid w:val="00B136FE"/>
    <w:rsid w:val="00B1585E"/>
    <w:rsid w:val="00B21E94"/>
    <w:rsid w:val="00B222B1"/>
    <w:rsid w:val="00B239F9"/>
    <w:rsid w:val="00B24123"/>
    <w:rsid w:val="00B47C12"/>
    <w:rsid w:val="00B542DC"/>
    <w:rsid w:val="00B5634C"/>
    <w:rsid w:val="00B702B6"/>
    <w:rsid w:val="00B7774E"/>
    <w:rsid w:val="00B81863"/>
    <w:rsid w:val="00B85B2E"/>
    <w:rsid w:val="00B8692E"/>
    <w:rsid w:val="00B87BEB"/>
    <w:rsid w:val="00B91DDD"/>
    <w:rsid w:val="00B93FE4"/>
    <w:rsid w:val="00BA050E"/>
    <w:rsid w:val="00BA691C"/>
    <w:rsid w:val="00BA79BF"/>
    <w:rsid w:val="00BB2AE6"/>
    <w:rsid w:val="00BB553B"/>
    <w:rsid w:val="00BC1347"/>
    <w:rsid w:val="00BC2633"/>
    <w:rsid w:val="00BC3A3D"/>
    <w:rsid w:val="00BC3B13"/>
    <w:rsid w:val="00BC5653"/>
    <w:rsid w:val="00BD63B8"/>
    <w:rsid w:val="00BE0A6C"/>
    <w:rsid w:val="00BE0B1F"/>
    <w:rsid w:val="00BE157D"/>
    <w:rsid w:val="00BE449D"/>
    <w:rsid w:val="00BE4A9D"/>
    <w:rsid w:val="00BF3409"/>
    <w:rsid w:val="00BF38D4"/>
    <w:rsid w:val="00BF626C"/>
    <w:rsid w:val="00C04E38"/>
    <w:rsid w:val="00C0552D"/>
    <w:rsid w:val="00C1217A"/>
    <w:rsid w:val="00C133C0"/>
    <w:rsid w:val="00C13A08"/>
    <w:rsid w:val="00C17405"/>
    <w:rsid w:val="00C213E4"/>
    <w:rsid w:val="00C27493"/>
    <w:rsid w:val="00C3495B"/>
    <w:rsid w:val="00C400D3"/>
    <w:rsid w:val="00C436FC"/>
    <w:rsid w:val="00C44D95"/>
    <w:rsid w:val="00C46784"/>
    <w:rsid w:val="00C477E9"/>
    <w:rsid w:val="00C55C81"/>
    <w:rsid w:val="00C72D78"/>
    <w:rsid w:val="00C73E0F"/>
    <w:rsid w:val="00C75D2D"/>
    <w:rsid w:val="00C80FA1"/>
    <w:rsid w:val="00C92FA1"/>
    <w:rsid w:val="00CA0375"/>
    <w:rsid w:val="00CB4D11"/>
    <w:rsid w:val="00CC4EB6"/>
    <w:rsid w:val="00CC7E09"/>
    <w:rsid w:val="00CE50DE"/>
    <w:rsid w:val="00D01A5E"/>
    <w:rsid w:val="00D031F2"/>
    <w:rsid w:val="00D117B8"/>
    <w:rsid w:val="00D149C1"/>
    <w:rsid w:val="00D20428"/>
    <w:rsid w:val="00D2195F"/>
    <w:rsid w:val="00D22DDD"/>
    <w:rsid w:val="00D24344"/>
    <w:rsid w:val="00D3107E"/>
    <w:rsid w:val="00D42311"/>
    <w:rsid w:val="00D43DA2"/>
    <w:rsid w:val="00D44A3E"/>
    <w:rsid w:val="00D55608"/>
    <w:rsid w:val="00D56BC7"/>
    <w:rsid w:val="00D57076"/>
    <w:rsid w:val="00D6513D"/>
    <w:rsid w:val="00D67EE2"/>
    <w:rsid w:val="00D77648"/>
    <w:rsid w:val="00D801F8"/>
    <w:rsid w:val="00D83043"/>
    <w:rsid w:val="00D9392B"/>
    <w:rsid w:val="00D93A16"/>
    <w:rsid w:val="00D951C9"/>
    <w:rsid w:val="00D953C5"/>
    <w:rsid w:val="00DA21E4"/>
    <w:rsid w:val="00DA5A0D"/>
    <w:rsid w:val="00DB40C1"/>
    <w:rsid w:val="00DC7F17"/>
    <w:rsid w:val="00DD6DDE"/>
    <w:rsid w:val="00DE1030"/>
    <w:rsid w:val="00DE5130"/>
    <w:rsid w:val="00DE55E1"/>
    <w:rsid w:val="00DE5773"/>
    <w:rsid w:val="00DF3941"/>
    <w:rsid w:val="00DF5B2E"/>
    <w:rsid w:val="00E0291C"/>
    <w:rsid w:val="00E038BF"/>
    <w:rsid w:val="00E07DF2"/>
    <w:rsid w:val="00E10132"/>
    <w:rsid w:val="00E14318"/>
    <w:rsid w:val="00E20162"/>
    <w:rsid w:val="00E2174B"/>
    <w:rsid w:val="00E21E55"/>
    <w:rsid w:val="00E3083C"/>
    <w:rsid w:val="00E34FF8"/>
    <w:rsid w:val="00E40399"/>
    <w:rsid w:val="00E50FF5"/>
    <w:rsid w:val="00E51227"/>
    <w:rsid w:val="00E55BD9"/>
    <w:rsid w:val="00E6054B"/>
    <w:rsid w:val="00E62C77"/>
    <w:rsid w:val="00E65161"/>
    <w:rsid w:val="00E67950"/>
    <w:rsid w:val="00E70E29"/>
    <w:rsid w:val="00E72344"/>
    <w:rsid w:val="00E74C3A"/>
    <w:rsid w:val="00E76AA9"/>
    <w:rsid w:val="00E81B2F"/>
    <w:rsid w:val="00E81BEF"/>
    <w:rsid w:val="00E83450"/>
    <w:rsid w:val="00E85E0D"/>
    <w:rsid w:val="00E879A7"/>
    <w:rsid w:val="00E900A4"/>
    <w:rsid w:val="00E905F7"/>
    <w:rsid w:val="00E91F36"/>
    <w:rsid w:val="00EA1B99"/>
    <w:rsid w:val="00EA568C"/>
    <w:rsid w:val="00EB308D"/>
    <w:rsid w:val="00ED6743"/>
    <w:rsid w:val="00ED6C3D"/>
    <w:rsid w:val="00EE2DB1"/>
    <w:rsid w:val="00EF03B6"/>
    <w:rsid w:val="00EF2CF1"/>
    <w:rsid w:val="00EF72D7"/>
    <w:rsid w:val="00F00738"/>
    <w:rsid w:val="00F05AEE"/>
    <w:rsid w:val="00F07237"/>
    <w:rsid w:val="00F14A02"/>
    <w:rsid w:val="00F1719D"/>
    <w:rsid w:val="00F26CC7"/>
    <w:rsid w:val="00F34A52"/>
    <w:rsid w:val="00F34AA8"/>
    <w:rsid w:val="00F35D71"/>
    <w:rsid w:val="00F375EE"/>
    <w:rsid w:val="00F37CF0"/>
    <w:rsid w:val="00F41CA0"/>
    <w:rsid w:val="00F53239"/>
    <w:rsid w:val="00F5667C"/>
    <w:rsid w:val="00F62E06"/>
    <w:rsid w:val="00F6560B"/>
    <w:rsid w:val="00F65910"/>
    <w:rsid w:val="00F715E0"/>
    <w:rsid w:val="00F73DAA"/>
    <w:rsid w:val="00F73DF8"/>
    <w:rsid w:val="00F76D85"/>
    <w:rsid w:val="00F779CC"/>
    <w:rsid w:val="00F81965"/>
    <w:rsid w:val="00F82C3D"/>
    <w:rsid w:val="00F83C57"/>
    <w:rsid w:val="00F87EA9"/>
    <w:rsid w:val="00F93ED7"/>
    <w:rsid w:val="00F94945"/>
    <w:rsid w:val="00F96215"/>
    <w:rsid w:val="00F968EB"/>
    <w:rsid w:val="00F97CCD"/>
    <w:rsid w:val="00FA1728"/>
    <w:rsid w:val="00FA5CD2"/>
    <w:rsid w:val="00FB1E0E"/>
    <w:rsid w:val="00FC2CFA"/>
    <w:rsid w:val="00FC47FA"/>
    <w:rsid w:val="00FD045E"/>
    <w:rsid w:val="00FD0B49"/>
    <w:rsid w:val="00FD6FA9"/>
    <w:rsid w:val="00FE0724"/>
    <w:rsid w:val="00FE0D72"/>
    <w:rsid w:val="00FE134A"/>
    <w:rsid w:val="00FE3417"/>
    <w:rsid w:val="00FF1939"/>
    <w:rsid w:val="00FF5C64"/>
    <w:rsid w:val="0148900B"/>
    <w:rsid w:val="017A3B7E"/>
    <w:rsid w:val="0331C0C8"/>
    <w:rsid w:val="03F3BB54"/>
    <w:rsid w:val="060AB261"/>
    <w:rsid w:val="0BAACF48"/>
    <w:rsid w:val="0DB0833A"/>
    <w:rsid w:val="108E1DD1"/>
    <w:rsid w:val="127F7462"/>
    <w:rsid w:val="1461E93A"/>
    <w:rsid w:val="1725E3F5"/>
    <w:rsid w:val="18C1E2A2"/>
    <w:rsid w:val="1A3ADA29"/>
    <w:rsid w:val="1A8BC6EF"/>
    <w:rsid w:val="1E55961A"/>
    <w:rsid w:val="20EE3CB5"/>
    <w:rsid w:val="21A8501E"/>
    <w:rsid w:val="2747C68B"/>
    <w:rsid w:val="27FCD0C9"/>
    <w:rsid w:val="28AACB31"/>
    <w:rsid w:val="29C57B7F"/>
    <w:rsid w:val="2BC2A357"/>
    <w:rsid w:val="2E1825D7"/>
    <w:rsid w:val="31585B1C"/>
    <w:rsid w:val="32E996C5"/>
    <w:rsid w:val="35720976"/>
    <w:rsid w:val="35BFA43A"/>
    <w:rsid w:val="3685194F"/>
    <w:rsid w:val="36FAC9CB"/>
    <w:rsid w:val="39A8267F"/>
    <w:rsid w:val="417C99C0"/>
    <w:rsid w:val="425F0A94"/>
    <w:rsid w:val="489E1739"/>
    <w:rsid w:val="4B4D9AAA"/>
    <w:rsid w:val="4DC86CC6"/>
    <w:rsid w:val="4EEACDA4"/>
    <w:rsid w:val="54AC395D"/>
    <w:rsid w:val="57CC8A2E"/>
    <w:rsid w:val="590323FB"/>
    <w:rsid w:val="5B0B828C"/>
    <w:rsid w:val="5D997BA8"/>
    <w:rsid w:val="5E0CD521"/>
    <w:rsid w:val="5E3CCFA0"/>
    <w:rsid w:val="5EF38567"/>
    <w:rsid w:val="5F8A9E2F"/>
    <w:rsid w:val="61FECE8D"/>
    <w:rsid w:val="622FC88D"/>
    <w:rsid w:val="633D79EC"/>
    <w:rsid w:val="634061F2"/>
    <w:rsid w:val="648B8950"/>
    <w:rsid w:val="677A485A"/>
    <w:rsid w:val="67FEA4E4"/>
    <w:rsid w:val="68A5B410"/>
    <w:rsid w:val="6A51F3CA"/>
    <w:rsid w:val="6B90517B"/>
    <w:rsid w:val="6D01FA3F"/>
    <w:rsid w:val="6EAA6B27"/>
    <w:rsid w:val="6FABD467"/>
    <w:rsid w:val="71EBDC81"/>
    <w:rsid w:val="76301105"/>
    <w:rsid w:val="76B81B77"/>
    <w:rsid w:val="77327AAC"/>
    <w:rsid w:val="783E7D55"/>
    <w:rsid w:val="78FB31DB"/>
    <w:rsid w:val="7DF97630"/>
    <w:rsid w:val="7E4DEFDB"/>
    <w:rsid w:val="7E6C35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34CDCD"/>
  <w15:chartTrackingRefBased/>
  <w15:docId w15:val="{10C14B3B-BC4D-494F-B79B-A57FC212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C3A"/>
    <w:pPr>
      <w:widowControl w:val="0"/>
      <w:autoSpaceDE w:val="0"/>
      <w:autoSpaceDN w:val="0"/>
      <w:adjustRightInd w:val="0"/>
    </w:pPr>
  </w:style>
  <w:style w:type="paragraph" w:styleId="Heading1">
    <w:name w:val="heading 1"/>
    <w:basedOn w:val="Normal"/>
    <w:next w:val="Normal"/>
    <w:qFormat/>
    <w:rsid w:val="00582B17"/>
    <w:pPr>
      <w:keepNext/>
      <w:jc w:val="center"/>
      <w:outlineLvl w:val="0"/>
    </w:pPr>
    <w:rPr>
      <w:rFonts w:ascii="Charter Bd BT" w:hAnsi="Charter Bd BT"/>
      <w:b/>
      <w:bCs/>
      <w:i/>
      <w:iCs/>
      <w:sz w:val="28"/>
      <w:szCs w:val="28"/>
    </w:rPr>
  </w:style>
  <w:style w:type="paragraph" w:styleId="Heading2">
    <w:name w:val="heading 2"/>
    <w:basedOn w:val="Normal"/>
    <w:next w:val="Normal"/>
    <w:qFormat/>
    <w:rsid w:val="00582B17"/>
    <w:pPr>
      <w:keepNext/>
      <w:jc w:val="center"/>
      <w:outlineLvl w:val="1"/>
    </w:pPr>
    <w:rPr>
      <w:rFonts w:ascii="Charter Bd BT" w:hAnsi="Charter Bd B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utoList52">
    <w:name w:val="1AutoList52"/>
    <w:rsid w:val="00582B17"/>
    <w:pPr>
      <w:widowControl w:val="0"/>
      <w:tabs>
        <w:tab w:val="left" w:pos="720"/>
      </w:tabs>
      <w:autoSpaceDE w:val="0"/>
      <w:autoSpaceDN w:val="0"/>
      <w:adjustRightInd w:val="0"/>
      <w:ind w:left="720" w:hanging="720"/>
      <w:jc w:val="both"/>
    </w:pPr>
    <w:rPr>
      <w:sz w:val="24"/>
      <w:szCs w:val="24"/>
    </w:rPr>
  </w:style>
  <w:style w:type="paragraph" w:customStyle="1" w:styleId="2AutoList52">
    <w:name w:val="2AutoList5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52">
    <w:name w:val="3AutoList5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52">
    <w:name w:val="4AutoList5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52">
    <w:name w:val="5AutoList5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52">
    <w:name w:val="6AutoList5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52">
    <w:name w:val="7AutoList5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52">
    <w:name w:val="8AutoList5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51">
    <w:name w:val="1AutoList51"/>
    <w:rsid w:val="00582B17"/>
    <w:pPr>
      <w:widowControl w:val="0"/>
      <w:tabs>
        <w:tab w:val="left" w:pos="720"/>
      </w:tabs>
      <w:autoSpaceDE w:val="0"/>
      <w:autoSpaceDN w:val="0"/>
      <w:adjustRightInd w:val="0"/>
      <w:ind w:left="720" w:hanging="720"/>
      <w:jc w:val="both"/>
    </w:pPr>
    <w:rPr>
      <w:sz w:val="24"/>
      <w:szCs w:val="24"/>
    </w:rPr>
  </w:style>
  <w:style w:type="paragraph" w:customStyle="1" w:styleId="2AutoList51">
    <w:name w:val="2AutoList51"/>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51">
    <w:name w:val="3AutoList51"/>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51">
    <w:name w:val="4AutoList51"/>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51">
    <w:name w:val="5AutoList51"/>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51">
    <w:name w:val="6AutoList51"/>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51">
    <w:name w:val="7AutoList51"/>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51">
    <w:name w:val="8AutoList51"/>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50">
    <w:name w:val="1AutoList50"/>
    <w:rsid w:val="00582B17"/>
    <w:pPr>
      <w:widowControl w:val="0"/>
      <w:tabs>
        <w:tab w:val="left" w:pos="720"/>
      </w:tabs>
      <w:autoSpaceDE w:val="0"/>
      <w:autoSpaceDN w:val="0"/>
      <w:adjustRightInd w:val="0"/>
      <w:ind w:left="720" w:hanging="720"/>
      <w:jc w:val="both"/>
    </w:pPr>
    <w:rPr>
      <w:sz w:val="24"/>
      <w:szCs w:val="24"/>
    </w:rPr>
  </w:style>
  <w:style w:type="paragraph" w:customStyle="1" w:styleId="2AutoList50">
    <w:name w:val="2AutoList50"/>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50">
    <w:name w:val="3AutoList50"/>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50">
    <w:name w:val="4AutoList50"/>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50">
    <w:name w:val="5AutoList50"/>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50">
    <w:name w:val="6AutoList50"/>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50">
    <w:name w:val="7AutoList50"/>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50">
    <w:name w:val="8AutoList50"/>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9">
    <w:name w:val="1AutoList49"/>
    <w:rsid w:val="00582B17"/>
    <w:pPr>
      <w:widowControl w:val="0"/>
      <w:tabs>
        <w:tab w:val="left" w:pos="720"/>
      </w:tabs>
      <w:autoSpaceDE w:val="0"/>
      <w:autoSpaceDN w:val="0"/>
      <w:adjustRightInd w:val="0"/>
      <w:ind w:left="720" w:hanging="720"/>
      <w:jc w:val="both"/>
    </w:pPr>
    <w:rPr>
      <w:sz w:val="24"/>
      <w:szCs w:val="24"/>
    </w:rPr>
  </w:style>
  <w:style w:type="paragraph" w:customStyle="1" w:styleId="2AutoList49">
    <w:name w:val="2AutoList49"/>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9">
    <w:name w:val="3AutoList49"/>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9">
    <w:name w:val="4AutoList49"/>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9">
    <w:name w:val="5AutoList49"/>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9">
    <w:name w:val="6AutoList49"/>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9">
    <w:name w:val="7AutoList49"/>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9">
    <w:name w:val="8AutoList49"/>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8">
    <w:name w:val="1AutoList48"/>
    <w:rsid w:val="00582B17"/>
    <w:pPr>
      <w:widowControl w:val="0"/>
      <w:tabs>
        <w:tab w:val="left" w:pos="720"/>
      </w:tabs>
      <w:autoSpaceDE w:val="0"/>
      <w:autoSpaceDN w:val="0"/>
      <w:adjustRightInd w:val="0"/>
      <w:ind w:left="720" w:hanging="720"/>
      <w:jc w:val="both"/>
    </w:pPr>
    <w:rPr>
      <w:sz w:val="24"/>
      <w:szCs w:val="24"/>
    </w:rPr>
  </w:style>
  <w:style w:type="paragraph" w:customStyle="1" w:styleId="2AutoList48">
    <w:name w:val="2AutoList48"/>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8">
    <w:name w:val="3AutoList48"/>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8">
    <w:name w:val="4AutoList48"/>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8">
    <w:name w:val="5AutoList48"/>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8">
    <w:name w:val="6AutoList48"/>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8">
    <w:name w:val="7AutoList48"/>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8">
    <w:name w:val="8AutoList48"/>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7">
    <w:name w:val="1AutoList47"/>
    <w:rsid w:val="00582B17"/>
    <w:pPr>
      <w:widowControl w:val="0"/>
      <w:tabs>
        <w:tab w:val="left" w:pos="720"/>
      </w:tabs>
      <w:autoSpaceDE w:val="0"/>
      <w:autoSpaceDN w:val="0"/>
      <w:adjustRightInd w:val="0"/>
      <w:ind w:left="720" w:hanging="720"/>
      <w:jc w:val="both"/>
    </w:pPr>
    <w:rPr>
      <w:sz w:val="24"/>
      <w:szCs w:val="24"/>
    </w:rPr>
  </w:style>
  <w:style w:type="paragraph" w:customStyle="1" w:styleId="2AutoList47">
    <w:name w:val="2AutoList47"/>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7">
    <w:name w:val="3AutoList47"/>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7">
    <w:name w:val="4AutoList47"/>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7">
    <w:name w:val="5AutoList47"/>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7">
    <w:name w:val="6AutoList47"/>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7">
    <w:name w:val="7AutoList47"/>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7">
    <w:name w:val="8AutoList47"/>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6">
    <w:name w:val="1AutoList46"/>
    <w:rsid w:val="00582B17"/>
    <w:pPr>
      <w:widowControl w:val="0"/>
      <w:tabs>
        <w:tab w:val="left" w:pos="720"/>
      </w:tabs>
      <w:autoSpaceDE w:val="0"/>
      <w:autoSpaceDN w:val="0"/>
      <w:adjustRightInd w:val="0"/>
      <w:ind w:left="720" w:hanging="720"/>
      <w:jc w:val="both"/>
    </w:pPr>
    <w:rPr>
      <w:sz w:val="24"/>
      <w:szCs w:val="24"/>
    </w:rPr>
  </w:style>
  <w:style w:type="paragraph" w:customStyle="1" w:styleId="2AutoList46">
    <w:name w:val="2AutoList46"/>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6">
    <w:name w:val="3AutoList46"/>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6">
    <w:name w:val="4AutoList46"/>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6">
    <w:name w:val="5AutoList46"/>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6">
    <w:name w:val="6AutoList46"/>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6">
    <w:name w:val="7AutoList46"/>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6">
    <w:name w:val="8AutoList46"/>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5">
    <w:name w:val="1AutoList45"/>
    <w:rsid w:val="00582B17"/>
    <w:pPr>
      <w:widowControl w:val="0"/>
      <w:tabs>
        <w:tab w:val="left" w:pos="720"/>
      </w:tabs>
      <w:autoSpaceDE w:val="0"/>
      <w:autoSpaceDN w:val="0"/>
      <w:adjustRightInd w:val="0"/>
      <w:ind w:left="720" w:hanging="720"/>
      <w:jc w:val="both"/>
    </w:pPr>
    <w:rPr>
      <w:sz w:val="24"/>
      <w:szCs w:val="24"/>
    </w:rPr>
  </w:style>
  <w:style w:type="paragraph" w:customStyle="1" w:styleId="2AutoList45">
    <w:name w:val="2AutoList45"/>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5">
    <w:name w:val="3AutoList45"/>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5">
    <w:name w:val="4AutoList45"/>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5">
    <w:name w:val="5AutoList45"/>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5">
    <w:name w:val="6AutoList45"/>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5">
    <w:name w:val="7AutoList45"/>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5">
    <w:name w:val="8AutoList45"/>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4">
    <w:name w:val="1AutoList44"/>
    <w:rsid w:val="00582B17"/>
    <w:pPr>
      <w:widowControl w:val="0"/>
      <w:tabs>
        <w:tab w:val="left" w:pos="720"/>
      </w:tabs>
      <w:autoSpaceDE w:val="0"/>
      <w:autoSpaceDN w:val="0"/>
      <w:adjustRightInd w:val="0"/>
      <w:ind w:left="720" w:hanging="720"/>
      <w:jc w:val="both"/>
    </w:pPr>
    <w:rPr>
      <w:sz w:val="24"/>
      <w:szCs w:val="24"/>
    </w:rPr>
  </w:style>
  <w:style w:type="paragraph" w:customStyle="1" w:styleId="2AutoList44">
    <w:name w:val="2AutoList44"/>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4">
    <w:name w:val="3AutoList44"/>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4">
    <w:name w:val="4AutoList44"/>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4">
    <w:name w:val="5AutoList44"/>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4">
    <w:name w:val="6AutoList44"/>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4">
    <w:name w:val="7AutoList44"/>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4">
    <w:name w:val="8AutoList44"/>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3">
    <w:name w:val="1AutoList43"/>
    <w:rsid w:val="00582B17"/>
    <w:pPr>
      <w:widowControl w:val="0"/>
      <w:tabs>
        <w:tab w:val="left" w:pos="720"/>
      </w:tabs>
      <w:autoSpaceDE w:val="0"/>
      <w:autoSpaceDN w:val="0"/>
      <w:adjustRightInd w:val="0"/>
      <w:ind w:left="720" w:hanging="720"/>
      <w:jc w:val="both"/>
    </w:pPr>
    <w:rPr>
      <w:sz w:val="24"/>
      <w:szCs w:val="24"/>
    </w:rPr>
  </w:style>
  <w:style w:type="paragraph" w:customStyle="1" w:styleId="2AutoList43">
    <w:name w:val="2AutoList43"/>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3">
    <w:name w:val="3AutoList43"/>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3">
    <w:name w:val="4AutoList43"/>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3">
    <w:name w:val="5AutoList43"/>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3">
    <w:name w:val="6AutoList43"/>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3">
    <w:name w:val="7AutoList43"/>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3">
    <w:name w:val="8AutoList43"/>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2">
    <w:name w:val="1AutoList42"/>
    <w:rsid w:val="00582B17"/>
    <w:pPr>
      <w:widowControl w:val="0"/>
      <w:tabs>
        <w:tab w:val="left" w:pos="720"/>
      </w:tabs>
      <w:autoSpaceDE w:val="0"/>
      <w:autoSpaceDN w:val="0"/>
      <w:adjustRightInd w:val="0"/>
      <w:ind w:left="720" w:hanging="720"/>
      <w:jc w:val="both"/>
    </w:pPr>
    <w:rPr>
      <w:sz w:val="24"/>
      <w:szCs w:val="24"/>
    </w:rPr>
  </w:style>
  <w:style w:type="paragraph" w:customStyle="1" w:styleId="2AutoList42">
    <w:name w:val="2AutoList4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2">
    <w:name w:val="3AutoList4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2">
    <w:name w:val="4AutoList4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2">
    <w:name w:val="5AutoList4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2">
    <w:name w:val="6AutoList4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2">
    <w:name w:val="7AutoList4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2">
    <w:name w:val="8AutoList4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1">
    <w:name w:val="1AutoList41"/>
    <w:rsid w:val="00582B17"/>
    <w:pPr>
      <w:widowControl w:val="0"/>
      <w:tabs>
        <w:tab w:val="left" w:pos="720"/>
      </w:tabs>
      <w:autoSpaceDE w:val="0"/>
      <w:autoSpaceDN w:val="0"/>
      <w:adjustRightInd w:val="0"/>
      <w:ind w:left="720" w:hanging="720"/>
      <w:jc w:val="both"/>
    </w:pPr>
    <w:rPr>
      <w:sz w:val="24"/>
      <w:szCs w:val="24"/>
    </w:rPr>
  </w:style>
  <w:style w:type="paragraph" w:customStyle="1" w:styleId="2AutoList41">
    <w:name w:val="2AutoList41"/>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1">
    <w:name w:val="3AutoList41"/>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1">
    <w:name w:val="4AutoList41"/>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1">
    <w:name w:val="5AutoList41"/>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1">
    <w:name w:val="6AutoList41"/>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1">
    <w:name w:val="7AutoList41"/>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1">
    <w:name w:val="8AutoList41"/>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0">
    <w:name w:val="1AutoList40"/>
    <w:rsid w:val="00582B17"/>
    <w:pPr>
      <w:widowControl w:val="0"/>
      <w:tabs>
        <w:tab w:val="left" w:pos="720"/>
      </w:tabs>
      <w:autoSpaceDE w:val="0"/>
      <w:autoSpaceDN w:val="0"/>
      <w:adjustRightInd w:val="0"/>
      <w:ind w:left="720" w:hanging="720"/>
      <w:jc w:val="both"/>
    </w:pPr>
    <w:rPr>
      <w:sz w:val="24"/>
      <w:szCs w:val="24"/>
    </w:rPr>
  </w:style>
  <w:style w:type="paragraph" w:customStyle="1" w:styleId="2AutoList40">
    <w:name w:val="2AutoList40"/>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0">
    <w:name w:val="3AutoList40"/>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0">
    <w:name w:val="4AutoList40"/>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0">
    <w:name w:val="5AutoList40"/>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0">
    <w:name w:val="6AutoList40"/>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0">
    <w:name w:val="7AutoList40"/>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0">
    <w:name w:val="8AutoList40"/>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9">
    <w:name w:val="1AutoList39"/>
    <w:rsid w:val="00582B17"/>
    <w:pPr>
      <w:widowControl w:val="0"/>
      <w:tabs>
        <w:tab w:val="left" w:pos="720"/>
      </w:tabs>
      <w:autoSpaceDE w:val="0"/>
      <w:autoSpaceDN w:val="0"/>
      <w:adjustRightInd w:val="0"/>
      <w:ind w:left="720" w:hanging="720"/>
      <w:jc w:val="both"/>
    </w:pPr>
    <w:rPr>
      <w:sz w:val="24"/>
      <w:szCs w:val="24"/>
    </w:rPr>
  </w:style>
  <w:style w:type="paragraph" w:customStyle="1" w:styleId="2AutoList39">
    <w:name w:val="2AutoList39"/>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9">
    <w:name w:val="3AutoList39"/>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9">
    <w:name w:val="4AutoList39"/>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9">
    <w:name w:val="5AutoList39"/>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9">
    <w:name w:val="6AutoList39"/>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9">
    <w:name w:val="7AutoList39"/>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9">
    <w:name w:val="8AutoList39"/>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8">
    <w:name w:val="1AutoList38"/>
    <w:rsid w:val="00582B17"/>
    <w:pPr>
      <w:widowControl w:val="0"/>
      <w:tabs>
        <w:tab w:val="left" w:pos="720"/>
      </w:tabs>
      <w:autoSpaceDE w:val="0"/>
      <w:autoSpaceDN w:val="0"/>
      <w:adjustRightInd w:val="0"/>
      <w:ind w:left="720" w:hanging="720"/>
      <w:jc w:val="both"/>
    </w:pPr>
    <w:rPr>
      <w:sz w:val="24"/>
      <w:szCs w:val="24"/>
    </w:rPr>
  </w:style>
  <w:style w:type="paragraph" w:customStyle="1" w:styleId="2AutoList38">
    <w:name w:val="2AutoList38"/>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8">
    <w:name w:val="3AutoList38"/>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8">
    <w:name w:val="4AutoList38"/>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8">
    <w:name w:val="5AutoList38"/>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8">
    <w:name w:val="6AutoList38"/>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8">
    <w:name w:val="7AutoList38"/>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8">
    <w:name w:val="8AutoList38"/>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7">
    <w:name w:val="1AutoList37"/>
    <w:rsid w:val="00582B17"/>
    <w:pPr>
      <w:widowControl w:val="0"/>
      <w:tabs>
        <w:tab w:val="left" w:pos="720"/>
      </w:tabs>
      <w:autoSpaceDE w:val="0"/>
      <w:autoSpaceDN w:val="0"/>
      <w:adjustRightInd w:val="0"/>
      <w:ind w:left="720" w:hanging="720"/>
      <w:jc w:val="both"/>
    </w:pPr>
    <w:rPr>
      <w:sz w:val="24"/>
      <w:szCs w:val="24"/>
    </w:rPr>
  </w:style>
  <w:style w:type="paragraph" w:customStyle="1" w:styleId="2AutoList37">
    <w:name w:val="2AutoList37"/>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7">
    <w:name w:val="3AutoList37"/>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7">
    <w:name w:val="4AutoList37"/>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7">
    <w:name w:val="5AutoList37"/>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7">
    <w:name w:val="6AutoList37"/>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7">
    <w:name w:val="7AutoList37"/>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7">
    <w:name w:val="8AutoList37"/>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6">
    <w:name w:val="1AutoList36"/>
    <w:rsid w:val="00582B17"/>
    <w:pPr>
      <w:widowControl w:val="0"/>
      <w:tabs>
        <w:tab w:val="left" w:pos="720"/>
      </w:tabs>
      <w:autoSpaceDE w:val="0"/>
      <w:autoSpaceDN w:val="0"/>
      <w:adjustRightInd w:val="0"/>
      <w:ind w:left="720" w:hanging="720"/>
      <w:jc w:val="both"/>
    </w:pPr>
    <w:rPr>
      <w:sz w:val="24"/>
      <w:szCs w:val="24"/>
    </w:rPr>
  </w:style>
  <w:style w:type="paragraph" w:customStyle="1" w:styleId="2AutoList36">
    <w:name w:val="2AutoList36"/>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6">
    <w:name w:val="3AutoList36"/>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6">
    <w:name w:val="4AutoList36"/>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6">
    <w:name w:val="5AutoList36"/>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6">
    <w:name w:val="6AutoList36"/>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6">
    <w:name w:val="7AutoList36"/>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6">
    <w:name w:val="8AutoList36"/>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5">
    <w:name w:val="1AutoList35"/>
    <w:rsid w:val="00582B17"/>
    <w:pPr>
      <w:widowControl w:val="0"/>
      <w:tabs>
        <w:tab w:val="left" w:pos="720"/>
      </w:tabs>
      <w:autoSpaceDE w:val="0"/>
      <w:autoSpaceDN w:val="0"/>
      <w:adjustRightInd w:val="0"/>
      <w:ind w:left="720" w:hanging="720"/>
      <w:jc w:val="both"/>
    </w:pPr>
    <w:rPr>
      <w:sz w:val="24"/>
      <w:szCs w:val="24"/>
    </w:rPr>
  </w:style>
  <w:style w:type="paragraph" w:customStyle="1" w:styleId="2AutoList35">
    <w:name w:val="2AutoList35"/>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5">
    <w:name w:val="3AutoList35"/>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5">
    <w:name w:val="4AutoList35"/>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5">
    <w:name w:val="5AutoList35"/>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5">
    <w:name w:val="6AutoList35"/>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5">
    <w:name w:val="7AutoList35"/>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5">
    <w:name w:val="8AutoList35"/>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4">
    <w:name w:val="1AutoList34"/>
    <w:rsid w:val="00582B17"/>
    <w:pPr>
      <w:widowControl w:val="0"/>
      <w:tabs>
        <w:tab w:val="left" w:pos="720"/>
      </w:tabs>
      <w:autoSpaceDE w:val="0"/>
      <w:autoSpaceDN w:val="0"/>
      <w:adjustRightInd w:val="0"/>
      <w:ind w:left="720" w:hanging="720"/>
      <w:jc w:val="both"/>
    </w:pPr>
    <w:rPr>
      <w:sz w:val="24"/>
      <w:szCs w:val="24"/>
    </w:rPr>
  </w:style>
  <w:style w:type="paragraph" w:customStyle="1" w:styleId="2AutoList34">
    <w:name w:val="2AutoList34"/>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4">
    <w:name w:val="3AutoList34"/>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4">
    <w:name w:val="4AutoList34"/>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4">
    <w:name w:val="5AutoList34"/>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4">
    <w:name w:val="6AutoList34"/>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4">
    <w:name w:val="7AutoList34"/>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4">
    <w:name w:val="8AutoList34"/>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3">
    <w:name w:val="1AutoList33"/>
    <w:rsid w:val="00582B17"/>
    <w:pPr>
      <w:widowControl w:val="0"/>
      <w:tabs>
        <w:tab w:val="left" w:pos="720"/>
      </w:tabs>
      <w:autoSpaceDE w:val="0"/>
      <w:autoSpaceDN w:val="0"/>
      <w:adjustRightInd w:val="0"/>
      <w:ind w:left="720" w:hanging="720"/>
      <w:jc w:val="both"/>
    </w:pPr>
    <w:rPr>
      <w:sz w:val="24"/>
      <w:szCs w:val="24"/>
    </w:rPr>
  </w:style>
  <w:style w:type="paragraph" w:customStyle="1" w:styleId="2AutoList33">
    <w:name w:val="2AutoList33"/>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3">
    <w:name w:val="3AutoList33"/>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3">
    <w:name w:val="4AutoList33"/>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3">
    <w:name w:val="5AutoList33"/>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3">
    <w:name w:val="6AutoList33"/>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3">
    <w:name w:val="7AutoList33"/>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3">
    <w:name w:val="8AutoList33"/>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2">
    <w:name w:val="1AutoList32"/>
    <w:rsid w:val="00582B17"/>
    <w:pPr>
      <w:widowControl w:val="0"/>
      <w:tabs>
        <w:tab w:val="left" w:pos="720"/>
      </w:tabs>
      <w:autoSpaceDE w:val="0"/>
      <w:autoSpaceDN w:val="0"/>
      <w:adjustRightInd w:val="0"/>
      <w:ind w:left="720" w:hanging="720"/>
      <w:jc w:val="both"/>
    </w:pPr>
    <w:rPr>
      <w:sz w:val="24"/>
      <w:szCs w:val="24"/>
    </w:rPr>
  </w:style>
  <w:style w:type="paragraph" w:customStyle="1" w:styleId="2AutoList32">
    <w:name w:val="2AutoList3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2">
    <w:name w:val="3AutoList3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2">
    <w:name w:val="4AutoList3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2">
    <w:name w:val="5AutoList3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2">
    <w:name w:val="6AutoList3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2">
    <w:name w:val="7AutoList3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2">
    <w:name w:val="8AutoList3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1">
    <w:name w:val="1AutoList31"/>
    <w:rsid w:val="00582B17"/>
    <w:pPr>
      <w:widowControl w:val="0"/>
      <w:tabs>
        <w:tab w:val="left" w:pos="720"/>
      </w:tabs>
      <w:autoSpaceDE w:val="0"/>
      <w:autoSpaceDN w:val="0"/>
      <w:adjustRightInd w:val="0"/>
      <w:ind w:left="720" w:hanging="720"/>
      <w:jc w:val="both"/>
    </w:pPr>
    <w:rPr>
      <w:sz w:val="24"/>
      <w:szCs w:val="24"/>
    </w:rPr>
  </w:style>
  <w:style w:type="paragraph" w:customStyle="1" w:styleId="2AutoList31">
    <w:name w:val="2AutoList31"/>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1">
    <w:name w:val="3AutoList31"/>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1">
    <w:name w:val="4AutoList31"/>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1">
    <w:name w:val="5AutoList31"/>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1">
    <w:name w:val="6AutoList31"/>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1">
    <w:name w:val="7AutoList31"/>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1">
    <w:name w:val="8AutoList31"/>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0">
    <w:name w:val="1AutoList30"/>
    <w:rsid w:val="00582B17"/>
    <w:pPr>
      <w:widowControl w:val="0"/>
      <w:tabs>
        <w:tab w:val="left" w:pos="720"/>
      </w:tabs>
      <w:autoSpaceDE w:val="0"/>
      <w:autoSpaceDN w:val="0"/>
      <w:adjustRightInd w:val="0"/>
      <w:ind w:left="720" w:hanging="720"/>
      <w:jc w:val="both"/>
    </w:pPr>
    <w:rPr>
      <w:sz w:val="24"/>
      <w:szCs w:val="24"/>
    </w:rPr>
  </w:style>
  <w:style w:type="paragraph" w:customStyle="1" w:styleId="2AutoList30">
    <w:name w:val="2AutoList30"/>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0">
    <w:name w:val="3AutoList30"/>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0">
    <w:name w:val="4AutoList30"/>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0">
    <w:name w:val="5AutoList30"/>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0">
    <w:name w:val="6AutoList30"/>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0">
    <w:name w:val="7AutoList30"/>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0">
    <w:name w:val="8AutoList30"/>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9">
    <w:name w:val="1AutoList29"/>
    <w:rsid w:val="00582B17"/>
    <w:pPr>
      <w:widowControl w:val="0"/>
      <w:tabs>
        <w:tab w:val="left" w:pos="720"/>
      </w:tabs>
      <w:autoSpaceDE w:val="0"/>
      <w:autoSpaceDN w:val="0"/>
      <w:adjustRightInd w:val="0"/>
      <w:ind w:left="720" w:hanging="720"/>
      <w:jc w:val="both"/>
    </w:pPr>
    <w:rPr>
      <w:sz w:val="24"/>
      <w:szCs w:val="24"/>
    </w:rPr>
  </w:style>
  <w:style w:type="paragraph" w:customStyle="1" w:styleId="2AutoList29">
    <w:name w:val="2AutoList29"/>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9">
    <w:name w:val="3AutoList29"/>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9">
    <w:name w:val="4AutoList29"/>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9">
    <w:name w:val="5AutoList29"/>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9">
    <w:name w:val="6AutoList29"/>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9">
    <w:name w:val="7AutoList29"/>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9">
    <w:name w:val="8AutoList29"/>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8">
    <w:name w:val="1AutoList28"/>
    <w:rsid w:val="00582B17"/>
    <w:pPr>
      <w:widowControl w:val="0"/>
      <w:tabs>
        <w:tab w:val="left" w:pos="720"/>
      </w:tabs>
      <w:autoSpaceDE w:val="0"/>
      <w:autoSpaceDN w:val="0"/>
      <w:adjustRightInd w:val="0"/>
      <w:ind w:left="720" w:hanging="720"/>
      <w:jc w:val="both"/>
    </w:pPr>
    <w:rPr>
      <w:sz w:val="24"/>
      <w:szCs w:val="24"/>
    </w:rPr>
  </w:style>
  <w:style w:type="paragraph" w:customStyle="1" w:styleId="2AutoList28">
    <w:name w:val="2AutoList28"/>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8">
    <w:name w:val="3AutoList28"/>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8">
    <w:name w:val="4AutoList28"/>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8">
    <w:name w:val="5AutoList28"/>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8">
    <w:name w:val="6AutoList28"/>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8">
    <w:name w:val="7AutoList28"/>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8">
    <w:name w:val="8AutoList28"/>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7">
    <w:name w:val="1AutoList27"/>
    <w:rsid w:val="00582B17"/>
    <w:pPr>
      <w:widowControl w:val="0"/>
      <w:tabs>
        <w:tab w:val="left" w:pos="720"/>
      </w:tabs>
      <w:autoSpaceDE w:val="0"/>
      <w:autoSpaceDN w:val="0"/>
      <w:adjustRightInd w:val="0"/>
      <w:ind w:left="720" w:hanging="720"/>
      <w:jc w:val="both"/>
    </w:pPr>
    <w:rPr>
      <w:sz w:val="24"/>
      <w:szCs w:val="24"/>
    </w:rPr>
  </w:style>
  <w:style w:type="paragraph" w:customStyle="1" w:styleId="2AutoList27">
    <w:name w:val="2AutoList27"/>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7">
    <w:name w:val="3AutoList27"/>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7">
    <w:name w:val="4AutoList27"/>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7">
    <w:name w:val="5AutoList27"/>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7">
    <w:name w:val="6AutoList27"/>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7">
    <w:name w:val="7AutoList27"/>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7">
    <w:name w:val="8AutoList27"/>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6">
    <w:name w:val="1AutoList26"/>
    <w:rsid w:val="00582B17"/>
    <w:pPr>
      <w:widowControl w:val="0"/>
      <w:tabs>
        <w:tab w:val="left" w:pos="720"/>
      </w:tabs>
      <w:autoSpaceDE w:val="0"/>
      <w:autoSpaceDN w:val="0"/>
      <w:adjustRightInd w:val="0"/>
      <w:ind w:left="720" w:hanging="720"/>
      <w:jc w:val="both"/>
    </w:pPr>
    <w:rPr>
      <w:sz w:val="24"/>
      <w:szCs w:val="24"/>
    </w:rPr>
  </w:style>
  <w:style w:type="paragraph" w:customStyle="1" w:styleId="2AutoList26">
    <w:name w:val="2AutoList26"/>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6">
    <w:name w:val="3AutoList26"/>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6">
    <w:name w:val="4AutoList26"/>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6">
    <w:name w:val="5AutoList26"/>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6">
    <w:name w:val="6AutoList26"/>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6">
    <w:name w:val="7AutoList26"/>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6">
    <w:name w:val="8AutoList26"/>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5">
    <w:name w:val="1AutoList25"/>
    <w:rsid w:val="00582B17"/>
    <w:pPr>
      <w:widowControl w:val="0"/>
      <w:tabs>
        <w:tab w:val="left" w:pos="720"/>
      </w:tabs>
      <w:autoSpaceDE w:val="0"/>
      <w:autoSpaceDN w:val="0"/>
      <w:adjustRightInd w:val="0"/>
      <w:ind w:left="720" w:hanging="720"/>
      <w:jc w:val="both"/>
    </w:pPr>
    <w:rPr>
      <w:sz w:val="24"/>
      <w:szCs w:val="24"/>
    </w:rPr>
  </w:style>
  <w:style w:type="paragraph" w:customStyle="1" w:styleId="2AutoList25">
    <w:name w:val="2AutoList25"/>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5">
    <w:name w:val="3AutoList25"/>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5">
    <w:name w:val="4AutoList25"/>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5">
    <w:name w:val="5AutoList25"/>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5">
    <w:name w:val="6AutoList25"/>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5">
    <w:name w:val="7AutoList25"/>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5">
    <w:name w:val="8AutoList25"/>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4">
    <w:name w:val="1AutoList24"/>
    <w:rsid w:val="00582B17"/>
    <w:pPr>
      <w:widowControl w:val="0"/>
      <w:tabs>
        <w:tab w:val="left" w:pos="720"/>
      </w:tabs>
      <w:autoSpaceDE w:val="0"/>
      <w:autoSpaceDN w:val="0"/>
      <w:adjustRightInd w:val="0"/>
      <w:ind w:left="720" w:hanging="720"/>
      <w:jc w:val="both"/>
    </w:pPr>
    <w:rPr>
      <w:sz w:val="24"/>
      <w:szCs w:val="24"/>
    </w:rPr>
  </w:style>
  <w:style w:type="paragraph" w:customStyle="1" w:styleId="2AutoList24">
    <w:name w:val="2AutoList24"/>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4">
    <w:name w:val="3AutoList24"/>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4">
    <w:name w:val="4AutoList24"/>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4">
    <w:name w:val="5AutoList24"/>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4">
    <w:name w:val="6AutoList24"/>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4">
    <w:name w:val="7AutoList24"/>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4">
    <w:name w:val="8AutoList24"/>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3">
    <w:name w:val="1AutoList23"/>
    <w:rsid w:val="00582B17"/>
    <w:pPr>
      <w:widowControl w:val="0"/>
      <w:tabs>
        <w:tab w:val="left" w:pos="720"/>
      </w:tabs>
      <w:autoSpaceDE w:val="0"/>
      <w:autoSpaceDN w:val="0"/>
      <w:adjustRightInd w:val="0"/>
      <w:ind w:left="720" w:hanging="720"/>
      <w:jc w:val="both"/>
    </w:pPr>
    <w:rPr>
      <w:sz w:val="24"/>
      <w:szCs w:val="24"/>
    </w:rPr>
  </w:style>
  <w:style w:type="paragraph" w:customStyle="1" w:styleId="2AutoList23">
    <w:name w:val="2AutoList23"/>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3">
    <w:name w:val="3AutoList23"/>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3">
    <w:name w:val="4AutoList23"/>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3">
    <w:name w:val="5AutoList23"/>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3">
    <w:name w:val="6AutoList23"/>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3">
    <w:name w:val="7AutoList23"/>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3">
    <w:name w:val="8AutoList23"/>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2">
    <w:name w:val="1AutoList22"/>
    <w:rsid w:val="00582B17"/>
    <w:pPr>
      <w:widowControl w:val="0"/>
      <w:tabs>
        <w:tab w:val="left" w:pos="720"/>
      </w:tabs>
      <w:autoSpaceDE w:val="0"/>
      <w:autoSpaceDN w:val="0"/>
      <w:adjustRightInd w:val="0"/>
      <w:ind w:left="720" w:hanging="720"/>
      <w:jc w:val="both"/>
    </w:pPr>
    <w:rPr>
      <w:sz w:val="24"/>
      <w:szCs w:val="24"/>
    </w:rPr>
  </w:style>
  <w:style w:type="paragraph" w:customStyle="1" w:styleId="2AutoList22">
    <w:name w:val="2AutoList2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2">
    <w:name w:val="3AutoList2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2">
    <w:name w:val="4AutoList2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2">
    <w:name w:val="5AutoList2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2">
    <w:name w:val="6AutoList2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2">
    <w:name w:val="7AutoList2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2">
    <w:name w:val="8AutoList2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1">
    <w:name w:val="1AutoList21"/>
    <w:rsid w:val="00582B17"/>
    <w:pPr>
      <w:widowControl w:val="0"/>
      <w:tabs>
        <w:tab w:val="left" w:pos="720"/>
      </w:tabs>
      <w:autoSpaceDE w:val="0"/>
      <w:autoSpaceDN w:val="0"/>
      <w:adjustRightInd w:val="0"/>
      <w:ind w:left="720" w:hanging="720"/>
      <w:jc w:val="both"/>
    </w:pPr>
    <w:rPr>
      <w:sz w:val="24"/>
      <w:szCs w:val="24"/>
    </w:rPr>
  </w:style>
  <w:style w:type="paragraph" w:customStyle="1" w:styleId="2AutoList21">
    <w:name w:val="2AutoList21"/>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1">
    <w:name w:val="3AutoList21"/>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1">
    <w:name w:val="4AutoList21"/>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1">
    <w:name w:val="5AutoList21"/>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1">
    <w:name w:val="6AutoList21"/>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1">
    <w:name w:val="7AutoList21"/>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1">
    <w:name w:val="8AutoList21"/>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0">
    <w:name w:val="1AutoList20"/>
    <w:rsid w:val="00582B17"/>
    <w:pPr>
      <w:widowControl w:val="0"/>
      <w:tabs>
        <w:tab w:val="left" w:pos="720"/>
      </w:tabs>
      <w:autoSpaceDE w:val="0"/>
      <w:autoSpaceDN w:val="0"/>
      <w:adjustRightInd w:val="0"/>
      <w:ind w:left="720" w:hanging="720"/>
      <w:jc w:val="both"/>
    </w:pPr>
    <w:rPr>
      <w:sz w:val="24"/>
      <w:szCs w:val="24"/>
    </w:rPr>
  </w:style>
  <w:style w:type="paragraph" w:customStyle="1" w:styleId="2AutoList20">
    <w:name w:val="2AutoList20"/>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0">
    <w:name w:val="3AutoList20"/>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0">
    <w:name w:val="4AutoList20"/>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0">
    <w:name w:val="5AutoList20"/>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0">
    <w:name w:val="6AutoList20"/>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0">
    <w:name w:val="7AutoList20"/>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0">
    <w:name w:val="8AutoList20"/>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9">
    <w:name w:val="1AutoList19"/>
    <w:rsid w:val="00582B17"/>
    <w:pPr>
      <w:widowControl w:val="0"/>
      <w:tabs>
        <w:tab w:val="left" w:pos="720"/>
      </w:tabs>
      <w:autoSpaceDE w:val="0"/>
      <w:autoSpaceDN w:val="0"/>
      <w:adjustRightInd w:val="0"/>
      <w:ind w:left="720" w:hanging="720"/>
      <w:jc w:val="both"/>
    </w:pPr>
    <w:rPr>
      <w:sz w:val="24"/>
      <w:szCs w:val="24"/>
    </w:rPr>
  </w:style>
  <w:style w:type="paragraph" w:customStyle="1" w:styleId="2AutoList19">
    <w:name w:val="2AutoList19"/>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9">
    <w:name w:val="3AutoList19"/>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9">
    <w:name w:val="4AutoList19"/>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9">
    <w:name w:val="5AutoList19"/>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9">
    <w:name w:val="6AutoList19"/>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9">
    <w:name w:val="7AutoList19"/>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9">
    <w:name w:val="8AutoList19"/>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8">
    <w:name w:val="1AutoList18"/>
    <w:rsid w:val="00582B17"/>
    <w:pPr>
      <w:widowControl w:val="0"/>
      <w:tabs>
        <w:tab w:val="left" w:pos="720"/>
      </w:tabs>
      <w:autoSpaceDE w:val="0"/>
      <w:autoSpaceDN w:val="0"/>
      <w:adjustRightInd w:val="0"/>
      <w:ind w:left="720" w:hanging="720"/>
      <w:jc w:val="both"/>
    </w:pPr>
    <w:rPr>
      <w:sz w:val="24"/>
      <w:szCs w:val="24"/>
    </w:rPr>
  </w:style>
  <w:style w:type="paragraph" w:customStyle="1" w:styleId="2AutoList18">
    <w:name w:val="2AutoList18"/>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8">
    <w:name w:val="3AutoList18"/>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8">
    <w:name w:val="4AutoList18"/>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8">
    <w:name w:val="5AutoList18"/>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8">
    <w:name w:val="6AutoList18"/>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8">
    <w:name w:val="7AutoList18"/>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8">
    <w:name w:val="8AutoList18"/>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7">
    <w:name w:val="1AutoList17"/>
    <w:rsid w:val="00582B17"/>
    <w:pPr>
      <w:widowControl w:val="0"/>
      <w:tabs>
        <w:tab w:val="left" w:pos="720"/>
      </w:tabs>
      <w:autoSpaceDE w:val="0"/>
      <w:autoSpaceDN w:val="0"/>
      <w:adjustRightInd w:val="0"/>
      <w:ind w:left="720" w:hanging="720"/>
      <w:jc w:val="both"/>
    </w:pPr>
    <w:rPr>
      <w:sz w:val="24"/>
      <w:szCs w:val="24"/>
    </w:rPr>
  </w:style>
  <w:style w:type="paragraph" w:customStyle="1" w:styleId="2AutoList17">
    <w:name w:val="2AutoList17"/>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7">
    <w:name w:val="3AutoList17"/>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7">
    <w:name w:val="4AutoList17"/>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7">
    <w:name w:val="5AutoList17"/>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7">
    <w:name w:val="6AutoList17"/>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7">
    <w:name w:val="7AutoList17"/>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7">
    <w:name w:val="8AutoList17"/>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6">
    <w:name w:val="1AutoList16"/>
    <w:rsid w:val="00582B17"/>
    <w:pPr>
      <w:widowControl w:val="0"/>
      <w:tabs>
        <w:tab w:val="left" w:pos="720"/>
      </w:tabs>
      <w:autoSpaceDE w:val="0"/>
      <w:autoSpaceDN w:val="0"/>
      <w:adjustRightInd w:val="0"/>
      <w:ind w:left="720" w:hanging="720"/>
      <w:jc w:val="both"/>
    </w:pPr>
    <w:rPr>
      <w:sz w:val="24"/>
      <w:szCs w:val="24"/>
    </w:rPr>
  </w:style>
  <w:style w:type="paragraph" w:customStyle="1" w:styleId="2AutoList16">
    <w:name w:val="2AutoList16"/>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6">
    <w:name w:val="3AutoList16"/>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6">
    <w:name w:val="4AutoList16"/>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6">
    <w:name w:val="5AutoList16"/>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6">
    <w:name w:val="6AutoList16"/>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6">
    <w:name w:val="7AutoList16"/>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6">
    <w:name w:val="8AutoList16"/>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5">
    <w:name w:val="1AutoList15"/>
    <w:rsid w:val="00582B17"/>
    <w:pPr>
      <w:widowControl w:val="0"/>
      <w:tabs>
        <w:tab w:val="left" w:pos="720"/>
      </w:tabs>
      <w:autoSpaceDE w:val="0"/>
      <w:autoSpaceDN w:val="0"/>
      <w:adjustRightInd w:val="0"/>
      <w:ind w:left="720" w:hanging="720"/>
      <w:jc w:val="both"/>
    </w:pPr>
    <w:rPr>
      <w:sz w:val="24"/>
      <w:szCs w:val="24"/>
    </w:rPr>
  </w:style>
  <w:style w:type="paragraph" w:customStyle="1" w:styleId="2AutoList15">
    <w:name w:val="2AutoList15"/>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5">
    <w:name w:val="3AutoList15"/>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5">
    <w:name w:val="4AutoList15"/>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5">
    <w:name w:val="5AutoList15"/>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5">
    <w:name w:val="6AutoList15"/>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5">
    <w:name w:val="7AutoList15"/>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5">
    <w:name w:val="8AutoList15"/>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4">
    <w:name w:val="1AutoList14"/>
    <w:rsid w:val="00582B17"/>
    <w:pPr>
      <w:widowControl w:val="0"/>
      <w:tabs>
        <w:tab w:val="left" w:pos="720"/>
      </w:tabs>
      <w:autoSpaceDE w:val="0"/>
      <w:autoSpaceDN w:val="0"/>
      <w:adjustRightInd w:val="0"/>
      <w:ind w:left="720" w:hanging="720"/>
      <w:jc w:val="both"/>
    </w:pPr>
    <w:rPr>
      <w:sz w:val="24"/>
      <w:szCs w:val="24"/>
    </w:rPr>
  </w:style>
  <w:style w:type="paragraph" w:customStyle="1" w:styleId="2AutoList14">
    <w:name w:val="2AutoList14"/>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4">
    <w:name w:val="3AutoList14"/>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4">
    <w:name w:val="4AutoList14"/>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4">
    <w:name w:val="5AutoList14"/>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4">
    <w:name w:val="6AutoList14"/>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4">
    <w:name w:val="7AutoList14"/>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4">
    <w:name w:val="8AutoList14"/>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3">
    <w:name w:val="1AutoList13"/>
    <w:rsid w:val="00582B17"/>
    <w:pPr>
      <w:widowControl w:val="0"/>
      <w:tabs>
        <w:tab w:val="left" w:pos="720"/>
      </w:tabs>
      <w:autoSpaceDE w:val="0"/>
      <w:autoSpaceDN w:val="0"/>
      <w:adjustRightInd w:val="0"/>
      <w:ind w:left="720" w:hanging="720"/>
      <w:jc w:val="both"/>
    </w:pPr>
    <w:rPr>
      <w:sz w:val="24"/>
      <w:szCs w:val="24"/>
    </w:rPr>
  </w:style>
  <w:style w:type="paragraph" w:customStyle="1" w:styleId="2AutoList13">
    <w:name w:val="2AutoList13"/>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3">
    <w:name w:val="3AutoList13"/>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3">
    <w:name w:val="4AutoList13"/>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3">
    <w:name w:val="5AutoList13"/>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3">
    <w:name w:val="6AutoList13"/>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3">
    <w:name w:val="7AutoList13"/>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3">
    <w:name w:val="8AutoList13"/>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2">
    <w:name w:val="1AutoList12"/>
    <w:rsid w:val="00582B17"/>
    <w:pPr>
      <w:widowControl w:val="0"/>
      <w:tabs>
        <w:tab w:val="left" w:pos="720"/>
      </w:tabs>
      <w:autoSpaceDE w:val="0"/>
      <w:autoSpaceDN w:val="0"/>
      <w:adjustRightInd w:val="0"/>
      <w:ind w:left="720" w:hanging="720"/>
      <w:jc w:val="both"/>
    </w:pPr>
    <w:rPr>
      <w:sz w:val="24"/>
      <w:szCs w:val="24"/>
    </w:rPr>
  </w:style>
  <w:style w:type="paragraph" w:customStyle="1" w:styleId="2AutoList12">
    <w:name w:val="2AutoList1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2">
    <w:name w:val="3AutoList1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2">
    <w:name w:val="4AutoList1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2">
    <w:name w:val="5AutoList1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2">
    <w:name w:val="6AutoList1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2">
    <w:name w:val="7AutoList1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2">
    <w:name w:val="8AutoList1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1">
    <w:name w:val="1AutoList11"/>
    <w:rsid w:val="00582B17"/>
    <w:pPr>
      <w:widowControl w:val="0"/>
      <w:tabs>
        <w:tab w:val="left" w:pos="720"/>
      </w:tabs>
      <w:autoSpaceDE w:val="0"/>
      <w:autoSpaceDN w:val="0"/>
      <w:adjustRightInd w:val="0"/>
      <w:ind w:left="720" w:hanging="720"/>
      <w:jc w:val="both"/>
    </w:pPr>
    <w:rPr>
      <w:sz w:val="24"/>
      <w:szCs w:val="24"/>
    </w:rPr>
  </w:style>
  <w:style w:type="paragraph" w:customStyle="1" w:styleId="2AutoList11">
    <w:name w:val="2AutoList11"/>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1">
    <w:name w:val="3AutoList11"/>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1">
    <w:name w:val="4AutoList11"/>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1">
    <w:name w:val="5AutoList11"/>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1">
    <w:name w:val="6AutoList11"/>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1">
    <w:name w:val="7AutoList11"/>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1">
    <w:name w:val="8AutoList11"/>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10">
    <w:name w:val="1AutoList10"/>
    <w:rsid w:val="00582B17"/>
    <w:pPr>
      <w:widowControl w:val="0"/>
      <w:tabs>
        <w:tab w:val="left" w:pos="720"/>
      </w:tabs>
      <w:autoSpaceDE w:val="0"/>
      <w:autoSpaceDN w:val="0"/>
      <w:adjustRightInd w:val="0"/>
      <w:ind w:left="720" w:hanging="720"/>
      <w:jc w:val="both"/>
    </w:pPr>
    <w:rPr>
      <w:sz w:val="24"/>
      <w:szCs w:val="24"/>
    </w:rPr>
  </w:style>
  <w:style w:type="paragraph" w:customStyle="1" w:styleId="2AutoList10">
    <w:name w:val="2AutoList10"/>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10">
    <w:name w:val="3AutoList10"/>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10">
    <w:name w:val="4AutoList10"/>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10">
    <w:name w:val="5AutoList10"/>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10">
    <w:name w:val="6AutoList10"/>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10">
    <w:name w:val="7AutoList10"/>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10">
    <w:name w:val="8AutoList10"/>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9">
    <w:name w:val="1AutoList9"/>
    <w:rsid w:val="00582B17"/>
    <w:pPr>
      <w:widowControl w:val="0"/>
      <w:tabs>
        <w:tab w:val="left" w:pos="720"/>
      </w:tabs>
      <w:autoSpaceDE w:val="0"/>
      <w:autoSpaceDN w:val="0"/>
      <w:adjustRightInd w:val="0"/>
      <w:ind w:left="720" w:hanging="720"/>
      <w:jc w:val="both"/>
    </w:pPr>
    <w:rPr>
      <w:sz w:val="24"/>
      <w:szCs w:val="24"/>
    </w:rPr>
  </w:style>
  <w:style w:type="paragraph" w:customStyle="1" w:styleId="2AutoList9">
    <w:name w:val="2AutoList9"/>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9">
    <w:name w:val="3AutoList9"/>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9">
    <w:name w:val="4AutoList9"/>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9">
    <w:name w:val="5AutoList9"/>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9">
    <w:name w:val="6AutoList9"/>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9">
    <w:name w:val="7AutoList9"/>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9">
    <w:name w:val="8AutoList9"/>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8">
    <w:name w:val="1AutoList8"/>
    <w:rsid w:val="00582B17"/>
    <w:pPr>
      <w:widowControl w:val="0"/>
      <w:tabs>
        <w:tab w:val="left" w:pos="720"/>
      </w:tabs>
      <w:autoSpaceDE w:val="0"/>
      <w:autoSpaceDN w:val="0"/>
      <w:adjustRightInd w:val="0"/>
      <w:ind w:left="720" w:hanging="720"/>
      <w:jc w:val="both"/>
    </w:pPr>
    <w:rPr>
      <w:sz w:val="24"/>
      <w:szCs w:val="24"/>
    </w:rPr>
  </w:style>
  <w:style w:type="paragraph" w:customStyle="1" w:styleId="2AutoList8">
    <w:name w:val="2AutoList8"/>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8">
    <w:name w:val="3AutoList8"/>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8">
    <w:name w:val="4AutoList8"/>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8">
    <w:name w:val="5AutoList8"/>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8">
    <w:name w:val="6AutoList8"/>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8">
    <w:name w:val="7AutoList8"/>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8">
    <w:name w:val="8AutoList8"/>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7">
    <w:name w:val="1AutoList7"/>
    <w:rsid w:val="00582B17"/>
    <w:pPr>
      <w:widowControl w:val="0"/>
      <w:tabs>
        <w:tab w:val="left" w:pos="720"/>
      </w:tabs>
      <w:autoSpaceDE w:val="0"/>
      <w:autoSpaceDN w:val="0"/>
      <w:adjustRightInd w:val="0"/>
      <w:ind w:left="720" w:hanging="720"/>
      <w:jc w:val="both"/>
    </w:pPr>
    <w:rPr>
      <w:sz w:val="24"/>
      <w:szCs w:val="24"/>
    </w:rPr>
  </w:style>
  <w:style w:type="paragraph" w:customStyle="1" w:styleId="2AutoList7">
    <w:name w:val="2AutoList7"/>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7">
    <w:name w:val="3AutoList7"/>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7">
    <w:name w:val="4AutoList7"/>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7">
    <w:name w:val="5AutoList7"/>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7">
    <w:name w:val="6AutoList7"/>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7">
    <w:name w:val="7AutoList7"/>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7">
    <w:name w:val="8AutoList7"/>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6">
    <w:name w:val="1AutoList6"/>
    <w:rsid w:val="00582B17"/>
    <w:pPr>
      <w:widowControl w:val="0"/>
      <w:tabs>
        <w:tab w:val="left" w:pos="720"/>
      </w:tabs>
      <w:autoSpaceDE w:val="0"/>
      <w:autoSpaceDN w:val="0"/>
      <w:adjustRightInd w:val="0"/>
      <w:ind w:left="720" w:hanging="720"/>
      <w:jc w:val="both"/>
    </w:pPr>
    <w:rPr>
      <w:sz w:val="24"/>
      <w:szCs w:val="24"/>
    </w:rPr>
  </w:style>
  <w:style w:type="paragraph" w:customStyle="1" w:styleId="2AutoList6">
    <w:name w:val="2AutoList6"/>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6">
    <w:name w:val="3AutoList6"/>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6">
    <w:name w:val="4AutoList6"/>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6">
    <w:name w:val="5AutoList6"/>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6">
    <w:name w:val="6AutoList6"/>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6">
    <w:name w:val="7AutoList6"/>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6">
    <w:name w:val="8AutoList6"/>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4">
    <w:name w:val="1AutoList4"/>
    <w:rsid w:val="00582B17"/>
    <w:pPr>
      <w:widowControl w:val="0"/>
      <w:tabs>
        <w:tab w:val="left" w:pos="720"/>
      </w:tabs>
      <w:autoSpaceDE w:val="0"/>
      <w:autoSpaceDN w:val="0"/>
      <w:adjustRightInd w:val="0"/>
      <w:ind w:left="720" w:hanging="720"/>
      <w:jc w:val="both"/>
    </w:pPr>
    <w:rPr>
      <w:sz w:val="24"/>
      <w:szCs w:val="24"/>
    </w:rPr>
  </w:style>
  <w:style w:type="paragraph" w:customStyle="1" w:styleId="2AutoList4">
    <w:name w:val="2AutoList4"/>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4">
    <w:name w:val="3AutoList4"/>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4">
    <w:name w:val="4AutoList4"/>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4">
    <w:name w:val="5AutoList4"/>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4">
    <w:name w:val="6AutoList4"/>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4">
    <w:name w:val="7AutoList4"/>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4">
    <w:name w:val="8AutoList4"/>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2">
    <w:name w:val="1AutoList2"/>
    <w:rsid w:val="00582B17"/>
    <w:pPr>
      <w:widowControl w:val="0"/>
      <w:tabs>
        <w:tab w:val="left" w:pos="720"/>
      </w:tabs>
      <w:autoSpaceDE w:val="0"/>
      <w:autoSpaceDN w:val="0"/>
      <w:adjustRightInd w:val="0"/>
      <w:ind w:left="720" w:hanging="720"/>
      <w:jc w:val="both"/>
    </w:pPr>
    <w:rPr>
      <w:sz w:val="24"/>
      <w:szCs w:val="24"/>
    </w:rPr>
  </w:style>
  <w:style w:type="paragraph" w:customStyle="1" w:styleId="2AutoList2">
    <w:name w:val="2AutoList2"/>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2">
    <w:name w:val="3AutoList2"/>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2">
    <w:name w:val="4AutoList2"/>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2">
    <w:name w:val="5AutoList2"/>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2">
    <w:name w:val="6AutoList2"/>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2">
    <w:name w:val="7AutoList2"/>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2">
    <w:name w:val="8AutoList2"/>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3">
    <w:name w:val="1AutoList3"/>
    <w:rsid w:val="00582B17"/>
    <w:pPr>
      <w:widowControl w:val="0"/>
      <w:tabs>
        <w:tab w:val="left" w:pos="720"/>
      </w:tabs>
      <w:autoSpaceDE w:val="0"/>
      <w:autoSpaceDN w:val="0"/>
      <w:adjustRightInd w:val="0"/>
      <w:ind w:left="720" w:hanging="720"/>
      <w:jc w:val="both"/>
    </w:pPr>
    <w:rPr>
      <w:sz w:val="24"/>
      <w:szCs w:val="24"/>
    </w:rPr>
  </w:style>
  <w:style w:type="paragraph" w:customStyle="1" w:styleId="2AutoList3">
    <w:name w:val="2AutoList3"/>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3">
    <w:name w:val="3AutoList3"/>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3">
    <w:name w:val="4AutoList3"/>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3">
    <w:name w:val="5AutoList3"/>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3">
    <w:name w:val="6AutoList3"/>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3">
    <w:name w:val="7AutoList3"/>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3">
    <w:name w:val="8AutoList3"/>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ShadedBox">
    <w:name w:val="1Shaded Box"/>
    <w:rsid w:val="00582B17"/>
    <w:pPr>
      <w:widowControl w:val="0"/>
      <w:tabs>
        <w:tab w:val="left" w:pos="720"/>
      </w:tabs>
      <w:autoSpaceDE w:val="0"/>
      <w:autoSpaceDN w:val="0"/>
      <w:adjustRightInd w:val="0"/>
      <w:ind w:left="720" w:hanging="720"/>
      <w:jc w:val="both"/>
    </w:pPr>
    <w:rPr>
      <w:sz w:val="24"/>
      <w:szCs w:val="24"/>
    </w:rPr>
  </w:style>
  <w:style w:type="paragraph" w:customStyle="1" w:styleId="2ShadedBox">
    <w:name w:val="2Shaded Box"/>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ShadedBox">
    <w:name w:val="3Shaded Box"/>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ShadedBox">
    <w:name w:val="4Shaded Box"/>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ShadedBox">
    <w:name w:val="5Shaded Box"/>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ShadedBox">
    <w:name w:val="6Shaded Box"/>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ShadedBox">
    <w:name w:val="7Shaded Box"/>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ShadedBox">
    <w:name w:val="8Shaded Box"/>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customStyle="1" w:styleId="1AutoList5">
    <w:name w:val="1AutoList5"/>
    <w:rsid w:val="00582B17"/>
    <w:pPr>
      <w:widowControl w:val="0"/>
      <w:tabs>
        <w:tab w:val="left" w:pos="720"/>
      </w:tabs>
      <w:autoSpaceDE w:val="0"/>
      <w:autoSpaceDN w:val="0"/>
      <w:adjustRightInd w:val="0"/>
      <w:ind w:left="720" w:hanging="720"/>
      <w:jc w:val="both"/>
    </w:pPr>
    <w:rPr>
      <w:sz w:val="24"/>
      <w:szCs w:val="24"/>
    </w:rPr>
  </w:style>
  <w:style w:type="paragraph" w:customStyle="1" w:styleId="2AutoList5">
    <w:name w:val="2AutoList5"/>
    <w:rsid w:val="00582B17"/>
    <w:pPr>
      <w:widowControl w:val="0"/>
      <w:tabs>
        <w:tab w:val="left" w:pos="720"/>
        <w:tab w:val="left" w:pos="1440"/>
      </w:tabs>
      <w:autoSpaceDE w:val="0"/>
      <w:autoSpaceDN w:val="0"/>
      <w:adjustRightInd w:val="0"/>
      <w:ind w:left="1440" w:hanging="720"/>
      <w:jc w:val="both"/>
    </w:pPr>
    <w:rPr>
      <w:sz w:val="24"/>
      <w:szCs w:val="24"/>
    </w:rPr>
  </w:style>
  <w:style w:type="paragraph" w:customStyle="1" w:styleId="3AutoList5">
    <w:name w:val="3AutoList5"/>
    <w:rsid w:val="00582B17"/>
    <w:pPr>
      <w:widowControl w:val="0"/>
      <w:tabs>
        <w:tab w:val="left" w:pos="720"/>
        <w:tab w:val="left" w:pos="1440"/>
        <w:tab w:val="left" w:pos="2160"/>
      </w:tabs>
      <w:autoSpaceDE w:val="0"/>
      <w:autoSpaceDN w:val="0"/>
      <w:adjustRightInd w:val="0"/>
      <w:ind w:left="2160" w:hanging="720"/>
      <w:jc w:val="both"/>
    </w:pPr>
    <w:rPr>
      <w:sz w:val="24"/>
      <w:szCs w:val="24"/>
    </w:rPr>
  </w:style>
  <w:style w:type="paragraph" w:customStyle="1" w:styleId="4AutoList5">
    <w:name w:val="4AutoList5"/>
    <w:rsid w:val="00582B17"/>
    <w:pPr>
      <w:widowControl w:val="0"/>
      <w:tabs>
        <w:tab w:val="left" w:pos="720"/>
        <w:tab w:val="left" w:pos="1440"/>
        <w:tab w:val="left" w:pos="2160"/>
        <w:tab w:val="left" w:pos="2880"/>
      </w:tabs>
      <w:autoSpaceDE w:val="0"/>
      <w:autoSpaceDN w:val="0"/>
      <w:adjustRightInd w:val="0"/>
      <w:ind w:left="2880" w:hanging="720"/>
      <w:jc w:val="both"/>
    </w:pPr>
    <w:rPr>
      <w:sz w:val="24"/>
      <w:szCs w:val="24"/>
    </w:rPr>
  </w:style>
  <w:style w:type="paragraph" w:customStyle="1" w:styleId="5AutoList5">
    <w:name w:val="5AutoList5"/>
    <w:rsid w:val="00582B17"/>
    <w:pPr>
      <w:widowControl w:val="0"/>
      <w:tabs>
        <w:tab w:val="left" w:pos="720"/>
        <w:tab w:val="left" w:pos="1440"/>
        <w:tab w:val="left" w:pos="2160"/>
        <w:tab w:val="left" w:pos="2880"/>
        <w:tab w:val="left" w:pos="3600"/>
      </w:tabs>
      <w:autoSpaceDE w:val="0"/>
      <w:autoSpaceDN w:val="0"/>
      <w:adjustRightInd w:val="0"/>
      <w:ind w:left="3600" w:hanging="720"/>
      <w:jc w:val="both"/>
    </w:pPr>
    <w:rPr>
      <w:sz w:val="24"/>
      <w:szCs w:val="24"/>
    </w:rPr>
  </w:style>
  <w:style w:type="paragraph" w:customStyle="1" w:styleId="6AutoList5">
    <w:name w:val="6AutoList5"/>
    <w:rsid w:val="00582B17"/>
    <w:pPr>
      <w:widowControl w:val="0"/>
      <w:tabs>
        <w:tab w:val="left" w:pos="720"/>
        <w:tab w:val="left" w:pos="1440"/>
        <w:tab w:val="left" w:pos="2160"/>
        <w:tab w:val="left" w:pos="2880"/>
        <w:tab w:val="left" w:pos="3600"/>
        <w:tab w:val="left" w:pos="4320"/>
      </w:tabs>
      <w:autoSpaceDE w:val="0"/>
      <w:autoSpaceDN w:val="0"/>
      <w:adjustRightInd w:val="0"/>
      <w:ind w:left="4320" w:hanging="720"/>
      <w:jc w:val="both"/>
    </w:pPr>
    <w:rPr>
      <w:sz w:val="24"/>
      <w:szCs w:val="24"/>
    </w:rPr>
  </w:style>
  <w:style w:type="paragraph" w:customStyle="1" w:styleId="7AutoList5">
    <w:name w:val="7AutoList5"/>
    <w:rsid w:val="00582B17"/>
    <w:pPr>
      <w:widowControl w:val="0"/>
      <w:tabs>
        <w:tab w:val="left" w:pos="720"/>
        <w:tab w:val="left" w:pos="1440"/>
        <w:tab w:val="left" w:pos="2160"/>
        <w:tab w:val="left" w:pos="2880"/>
        <w:tab w:val="left" w:pos="3600"/>
        <w:tab w:val="left" w:pos="4320"/>
        <w:tab w:val="left" w:pos="5040"/>
      </w:tabs>
      <w:autoSpaceDE w:val="0"/>
      <w:autoSpaceDN w:val="0"/>
      <w:adjustRightInd w:val="0"/>
      <w:ind w:left="5040" w:hanging="720"/>
      <w:jc w:val="both"/>
    </w:pPr>
    <w:rPr>
      <w:sz w:val="24"/>
      <w:szCs w:val="24"/>
    </w:rPr>
  </w:style>
  <w:style w:type="paragraph" w:customStyle="1" w:styleId="8AutoList5">
    <w:name w:val="8AutoList5"/>
    <w:rsid w:val="00582B17"/>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ind w:left="5760" w:hanging="720"/>
      <w:jc w:val="both"/>
    </w:pPr>
    <w:rPr>
      <w:sz w:val="24"/>
      <w:szCs w:val="24"/>
    </w:rPr>
  </w:style>
  <w:style w:type="paragraph" w:styleId="Header">
    <w:name w:val="header"/>
    <w:basedOn w:val="Normal"/>
    <w:link w:val="HeaderChar"/>
    <w:semiHidden/>
    <w:rsid w:val="00582B17"/>
    <w:pPr>
      <w:tabs>
        <w:tab w:val="center" w:pos="4320"/>
        <w:tab w:val="right" w:pos="8640"/>
      </w:tabs>
    </w:pPr>
  </w:style>
  <w:style w:type="character" w:styleId="PageNumber">
    <w:name w:val="page number"/>
    <w:basedOn w:val="DefaultParagraphFont"/>
    <w:semiHidden/>
    <w:rsid w:val="00582B17"/>
  </w:style>
  <w:style w:type="paragraph" w:styleId="Footer">
    <w:name w:val="footer"/>
    <w:basedOn w:val="Normal"/>
    <w:semiHidden/>
    <w:rsid w:val="00582B17"/>
    <w:pPr>
      <w:tabs>
        <w:tab w:val="center" w:pos="4320"/>
        <w:tab w:val="right" w:pos="8640"/>
      </w:tabs>
    </w:pPr>
  </w:style>
  <w:style w:type="paragraph" w:styleId="BalloonText">
    <w:name w:val="Balloon Text"/>
    <w:basedOn w:val="Normal"/>
    <w:link w:val="BalloonTextChar"/>
    <w:uiPriority w:val="99"/>
    <w:semiHidden/>
    <w:unhideWhenUsed/>
    <w:rsid w:val="00001E78"/>
    <w:rPr>
      <w:rFonts w:ascii="Tahoma" w:hAnsi="Tahoma" w:cs="Tahoma"/>
      <w:sz w:val="16"/>
      <w:szCs w:val="16"/>
    </w:rPr>
  </w:style>
  <w:style w:type="character" w:customStyle="1" w:styleId="BalloonTextChar">
    <w:name w:val="Balloon Text Char"/>
    <w:basedOn w:val="DefaultParagraphFont"/>
    <w:link w:val="BalloonText"/>
    <w:uiPriority w:val="99"/>
    <w:semiHidden/>
    <w:rsid w:val="00001E78"/>
    <w:rPr>
      <w:rFonts w:ascii="Tahoma" w:hAnsi="Tahoma" w:cs="Tahoma"/>
      <w:sz w:val="16"/>
      <w:szCs w:val="16"/>
    </w:rPr>
  </w:style>
  <w:style w:type="character" w:customStyle="1" w:styleId="HeaderChar">
    <w:name w:val="Header Char"/>
    <w:basedOn w:val="DefaultParagraphFont"/>
    <w:link w:val="Header"/>
    <w:semiHidden/>
    <w:rsid w:val="00336C00"/>
  </w:style>
  <w:style w:type="paragraph" w:styleId="ListParagraph">
    <w:name w:val="List Paragraph"/>
    <w:basedOn w:val="Normal"/>
    <w:uiPriority w:val="34"/>
    <w:qFormat/>
    <w:rsid w:val="00336C00"/>
    <w:pPr>
      <w:ind w:left="720"/>
      <w:contextualSpacing/>
    </w:p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B57A6"/>
  </w:style>
  <w:style w:type="paragraph" w:styleId="CommentSubject">
    <w:name w:val="annotation subject"/>
    <w:basedOn w:val="CommentText"/>
    <w:next w:val="CommentText"/>
    <w:link w:val="CommentSubjectChar"/>
    <w:uiPriority w:val="99"/>
    <w:semiHidden/>
    <w:unhideWhenUsed/>
    <w:rsid w:val="00A02B2B"/>
    <w:rPr>
      <w:b/>
      <w:bCs/>
    </w:rPr>
  </w:style>
  <w:style w:type="character" w:customStyle="1" w:styleId="CommentSubjectChar">
    <w:name w:val="Comment Subject Char"/>
    <w:basedOn w:val="CommentTextChar"/>
    <w:link w:val="CommentSubject"/>
    <w:uiPriority w:val="99"/>
    <w:semiHidden/>
    <w:rsid w:val="00A02B2B"/>
    <w:rPr>
      <w:b/>
      <w:bCs/>
    </w:rPr>
  </w:style>
  <w:style w:type="character" w:styleId="Hyperlink">
    <w:name w:val="Hyperlink"/>
    <w:basedOn w:val="DefaultParagraphFont"/>
    <w:uiPriority w:val="99"/>
    <w:unhideWhenUsed/>
    <w:rsid w:val="00F83C57"/>
    <w:rPr>
      <w:color w:val="0563C1" w:themeColor="hyperlink"/>
      <w:u w:val="single"/>
    </w:rPr>
  </w:style>
  <w:style w:type="character" w:styleId="UnresolvedMention">
    <w:name w:val="Unresolved Mention"/>
    <w:basedOn w:val="DefaultParagraphFont"/>
    <w:uiPriority w:val="99"/>
    <w:semiHidden/>
    <w:unhideWhenUsed/>
    <w:rsid w:val="00F83C57"/>
    <w:rPr>
      <w:color w:val="605E5C"/>
      <w:shd w:val="clear" w:color="auto" w:fill="E1DFDD"/>
    </w:rPr>
  </w:style>
  <w:style w:type="character" w:styleId="FollowedHyperlink">
    <w:name w:val="FollowedHyperlink"/>
    <w:basedOn w:val="DefaultParagraphFont"/>
    <w:uiPriority w:val="99"/>
    <w:semiHidden/>
    <w:unhideWhenUsed/>
    <w:rsid w:val="00F83C57"/>
    <w:rPr>
      <w:color w:val="954F72" w:themeColor="followedHyperlink"/>
      <w:u w:val="single"/>
    </w:rPr>
  </w:style>
  <w:style w:type="character" w:styleId="PlaceholderText">
    <w:name w:val="Placeholder Text"/>
    <w:basedOn w:val="DefaultParagraphFont"/>
    <w:uiPriority w:val="99"/>
    <w:semiHidden/>
    <w:rsid w:val="002A05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hedrickbrotherscom.sharepoint.com/:b:/s/HBProceduresManual/IQA_458NLKeuQ5LuPaTwcsTsAc56hPiEoqF2TrLxFSpGwEc?e=8mZiH2" TargetMode="External"/><Relationship Id="rId26" Type="http://schemas.openxmlformats.org/officeDocument/2006/relationships/hyperlink" Target="https://hedrickbrotherscom.sharepoint.com/:b:/s/HBProceduresManual/IQA_458NLKeuQ5LuPaTwcsTsAc56hPiEoqF2TrLxFSpGwEc?e=Kas4gi" TargetMode="External"/><Relationship Id="rId21" Type="http://schemas.openxmlformats.org/officeDocument/2006/relationships/hyperlink" Target="https://hedrickbrotherscom.sharepoint.com/:b:/s/HBProceduresManual/IQBsOwHaO_5MRZKLctgXtQNLAcz2cce4mAHCGQdK_WH3yhk?e=bFULe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hedrickbrotherscom.sharepoint.com/:b:/s/HBProceduresManual/IQAW_PlE9AT6QLumg4Mb-V0xAXciWWr-LV0weuHYy3G_lKk?e=ueWKSB" TargetMode="External"/><Relationship Id="rId25" Type="http://schemas.openxmlformats.org/officeDocument/2006/relationships/hyperlink" Target="https://hedrickbrotherscom.sharepoint.com/:x:/s/HBProceduresManual/IQDzz3g_d6TUTq5i_LwbkafnAUKYBFd4dbS1OD-kEHb9vDw?e=Cu6U12"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https://hedrickbrotherscom.sharepoint.com/:x:/s/HBProceduresManual/IQCNQr6zUy5bQ5Gc2-bZPz_3ASvOpPR_iJ3eT7C0vsLOnBM?e=U8z1E3" TargetMode="External"/><Relationship Id="rId29" Type="http://schemas.openxmlformats.org/officeDocument/2006/relationships/hyperlink" Target="https://hedrickbrotherscom.sharepoint.com/:b:/s/HBProceduresManual/IQDy8aLNjtRzS4xDyhqgBErJARcw9byE3nZ0XuJd1FECyEw?e=zeE6z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hedrickbrotherscom.sharepoint.com/:b:/s/HBProceduresManual/IQC0uObnln3UR49XhnSjmKa2Ae1Y0ltar3ye0AwPO8EvycA?e=8DG4Jy"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hedrickbrotherscom.sharepoint.com/:b:/s/HBProceduresManual/IQBtOnYR_JEzRZfqDIQWHhcKAdILL2N8HpR1mVh8eryED2Q?e=TXXkpJ" TargetMode="External"/><Relationship Id="rId28" Type="http://schemas.openxmlformats.org/officeDocument/2006/relationships/hyperlink" Target="https://hedrickbrotherscom.sharepoint.com/:b:/s/HBProceduresManual/IQB8DaDy5nFcR49o81kCgJmfASWeEbTj-BKhF2BdYv1jkXA?e=RJSMsu"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hedrickbrotherscom.sharepoint.com/:b:/s/HBProceduresManual/IQCDCNCVSpkzRJcq4UZy2-GJAXnCh_zey7gioAmw8LaCieE?e=0ZeDZh"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hedrickbrotherscom.sharepoint.com/:b:/s/HBProceduresManual/IQC-b_P-j-Z1QKnieEFjMxFfAXEiNCBJuZFRCQ1HmtXb13s?e=93tU6y" TargetMode="External"/><Relationship Id="rId27" Type="http://schemas.openxmlformats.org/officeDocument/2006/relationships/hyperlink" Target="https://hedrickbrotherscom.sharepoint.com/:b:/s/HBProceduresManual/IQAW_PlE9AT6QLumg4Mb-V0xAXciWWr-LV0weuHYy3G_lKk?e=P9nMri" TargetMode="External"/><Relationship Id="rId30" Type="http://schemas.openxmlformats.org/officeDocument/2006/relationships/hyperlink" Target="https://hedrickbrotherscom.sharepoint.com/:b:/s/HBProceduresManual/IQBKhJNAM5H-TJ67hVsDs3vJAVL8Wfwu8811yIS9ZQJGsYw?e=OodhAy" TargetMode="External"/><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09A9B80-366D-4F98-B154-7D4395AFF87B}"/>
      </w:docPartPr>
      <w:docPartBody>
        <w:p w:rsidR="000C7535" w:rsidRDefault="00233D8F">
          <w:r w:rsidRPr="007440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harter Bd BT">
    <w:altName w:val="Bookman Old Style"/>
    <w:charset w:val="00"/>
    <w:family w:val="roman"/>
    <w:pitch w:val="variable"/>
    <w:sig w:usb0="800000AF" w:usb1="1000204A" w:usb2="00000000" w:usb3="00000000" w:csb0="0000001B"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8F"/>
    <w:rsid w:val="0001233E"/>
    <w:rsid w:val="000C7535"/>
    <w:rsid w:val="000F4A1D"/>
    <w:rsid w:val="00233D8F"/>
    <w:rsid w:val="00621484"/>
    <w:rsid w:val="008D0650"/>
    <w:rsid w:val="009F6F49"/>
    <w:rsid w:val="00B4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3D8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45bacb-d4dc-4e5a-9af4-bb7d98ae2233">
      <Terms xmlns="http://schemas.microsoft.com/office/infopath/2007/PartnerControls"/>
    </lcf76f155ced4ddcb4097134ff3c332f>
    <TaxCatchAll xmlns="74d6b6b6-df08-48a7-aaa1-dfe90fbea43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3C79078B00584B9CC67366AEF61061" ma:contentTypeVersion="11" ma:contentTypeDescription="Create a new document." ma:contentTypeScope="" ma:versionID="e8cdb06f81e0ba557dd656ac9662b614">
  <xsd:schema xmlns:xsd="http://www.w3.org/2001/XMLSchema" xmlns:xs="http://www.w3.org/2001/XMLSchema" xmlns:p="http://schemas.microsoft.com/office/2006/metadata/properties" xmlns:ns2="ed45bacb-d4dc-4e5a-9af4-bb7d98ae2233" xmlns:ns3="74d6b6b6-df08-48a7-aaa1-dfe90fbea436" targetNamespace="http://schemas.microsoft.com/office/2006/metadata/properties" ma:root="true" ma:fieldsID="f09e03805a8c8a124487ade536e17e2e" ns2:_="" ns3:_="">
    <xsd:import namespace="ed45bacb-d4dc-4e5a-9af4-bb7d98ae2233"/>
    <xsd:import namespace="74d6b6b6-df08-48a7-aaa1-dfe90fbea4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5bacb-d4dc-4e5a-9af4-bb7d98ae2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dcca09f-7c2a-419f-a79f-e64e1f5bcf9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d6b6b6-df08-48a7-aaa1-dfe90fbea43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cf0210-2540-43cf-b545-df66940a6b5e}" ma:internalName="TaxCatchAll" ma:showField="CatchAllData" ma:web="74d6b6b6-df08-48a7-aaa1-dfe90fbea4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AE3D8E-773D-4E15-BB65-AD4259B4B708}">
  <ds:schemaRefs>
    <ds:schemaRef ds:uri="http://schemas.microsoft.com/office/2006/metadata/properties"/>
    <ds:schemaRef ds:uri="http://schemas.microsoft.com/office/infopath/2007/PartnerControls"/>
    <ds:schemaRef ds:uri="ed45bacb-d4dc-4e5a-9af4-bb7d98ae2233"/>
    <ds:schemaRef ds:uri="74d6b6b6-df08-48a7-aaa1-dfe90fbea436"/>
  </ds:schemaRefs>
</ds:datastoreItem>
</file>

<file path=customXml/itemProps2.xml><?xml version="1.0" encoding="utf-8"?>
<ds:datastoreItem xmlns:ds="http://schemas.openxmlformats.org/officeDocument/2006/customXml" ds:itemID="{BECFCFD7-AB0C-2B48-AB5B-6F63ACA14D14}">
  <ds:schemaRefs>
    <ds:schemaRef ds:uri="http://schemas.openxmlformats.org/officeDocument/2006/bibliography"/>
  </ds:schemaRefs>
</ds:datastoreItem>
</file>

<file path=customXml/itemProps3.xml><?xml version="1.0" encoding="utf-8"?>
<ds:datastoreItem xmlns:ds="http://schemas.openxmlformats.org/officeDocument/2006/customXml" ds:itemID="{4065FAD7-A31A-46C3-A8C7-D1C948299DC9}">
  <ds:schemaRefs>
    <ds:schemaRef ds:uri="http://schemas.microsoft.com/sharepoint/v3/contenttype/forms"/>
  </ds:schemaRefs>
</ds:datastoreItem>
</file>

<file path=customXml/itemProps4.xml><?xml version="1.0" encoding="utf-8"?>
<ds:datastoreItem xmlns:ds="http://schemas.openxmlformats.org/officeDocument/2006/customXml" ds:itemID="{F4D52F86-73BD-4E03-AA79-C7F01573A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5bacb-d4dc-4e5a-9af4-bb7d98ae2233"/>
    <ds:schemaRef ds:uri="74d6b6b6-df08-48a7-aaa1-dfe90fbea4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11</Pages>
  <Words>3998</Words>
  <Characters>22835</Characters>
  <Application>Microsoft Office Word</Application>
  <DocSecurity>0</DocSecurity>
  <Lines>617</Lines>
  <Paragraphs>353</Paragraphs>
  <ScaleCrop>false</ScaleCrop>
  <Company>Hedrick Brothers</Company>
  <LinksUpToDate>false</LinksUpToDate>
  <CharactersWithSpaces>26480</CharactersWithSpaces>
  <SharedDoc>false</SharedDoc>
  <HLinks>
    <vt:vector size="96" baseType="variant">
      <vt:variant>
        <vt:i4>2687019</vt:i4>
      </vt:variant>
      <vt:variant>
        <vt:i4>489</vt:i4>
      </vt:variant>
      <vt:variant>
        <vt:i4>0</vt:i4>
      </vt:variant>
      <vt:variant>
        <vt:i4>5</vt:i4>
      </vt:variant>
      <vt:variant>
        <vt:lpwstr>https://hedrickbrotherscom.sharepoint.com/:b:/s/HBProceduresManual/IQBKhJNAM5H-TJ67hVsDs3vJAVL8Wfwu8811yIS9ZQJGsYw?e=OodhAy</vt:lpwstr>
      </vt:variant>
      <vt:variant>
        <vt:lpwstr/>
      </vt:variant>
      <vt:variant>
        <vt:i4>7929983</vt:i4>
      </vt:variant>
      <vt:variant>
        <vt:i4>480</vt:i4>
      </vt:variant>
      <vt:variant>
        <vt:i4>0</vt:i4>
      </vt:variant>
      <vt:variant>
        <vt:i4>5</vt:i4>
      </vt:variant>
      <vt:variant>
        <vt:lpwstr>https://hedrickbrotherscom.sharepoint.com/:b:/s/HBProceduresManual/IQDy8aLNjtRzS4xDyhqgBErJARcw9byE3nZ0XuJd1FECyEw?e=zeE6zh</vt:lpwstr>
      </vt:variant>
      <vt:variant>
        <vt:lpwstr/>
      </vt:variant>
      <vt:variant>
        <vt:i4>1638445</vt:i4>
      </vt:variant>
      <vt:variant>
        <vt:i4>462</vt:i4>
      </vt:variant>
      <vt:variant>
        <vt:i4>0</vt:i4>
      </vt:variant>
      <vt:variant>
        <vt:i4>5</vt:i4>
      </vt:variant>
      <vt:variant>
        <vt:lpwstr>https://hedrickbrotherscom.sharepoint.com/:b:/s/HBProceduresManual/IQDkPnd093jKRb79DgPhqSZNAb_zKQrX8jlZVbAk65vj1SU?e=StaPv2</vt:lpwstr>
      </vt:variant>
      <vt:variant>
        <vt:lpwstr/>
      </vt:variant>
      <vt:variant>
        <vt:i4>3276832</vt:i4>
      </vt:variant>
      <vt:variant>
        <vt:i4>441</vt:i4>
      </vt:variant>
      <vt:variant>
        <vt:i4>0</vt:i4>
      </vt:variant>
      <vt:variant>
        <vt:i4>5</vt:i4>
      </vt:variant>
      <vt:variant>
        <vt:lpwstr>https://hedrickbrotherscom.sharepoint.com/:b:/s/HBProceduresManual/IQB8DaDy5nFcR49o81kCgJmfASWeEbTj-BKhF2BdYv1jkXA?e=RJSMsu</vt:lpwstr>
      </vt:variant>
      <vt:variant>
        <vt:lpwstr/>
      </vt:variant>
      <vt:variant>
        <vt:i4>4915280</vt:i4>
      </vt:variant>
      <vt:variant>
        <vt:i4>417</vt:i4>
      </vt:variant>
      <vt:variant>
        <vt:i4>0</vt:i4>
      </vt:variant>
      <vt:variant>
        <vt:i4>5</vt:i4>
      </vt:variant>
      <vt:variant>
        <vt:lpwstr>https://hedrickbrotherscom.sharepoint.com/:b:/s/HBProceduresManual/IQAW_PlE9AT6QLumg4Mb-V0xAXciWWr-LV0weuHYy3G_lKk?e=P9nMri</vt:lpwstr>
      </vt:variant>
      <vt:variant>
        <vt:lpwstr/>
      </vt:variant>
      <vt:variant>
        <vt:i4>3604552</vt:i4>
      </vt:variant>
      <vt:variant>
        <vt:i4>408</vt:i4>
      </vt:variant>
      <vt:variant>
        <vt:i4>0</vt:i4>
      </vt:variant>
      <vt:variant>
        <vt:i4>5</vt:i4>
      </vt:variant>
      <vt:variant>
        <vt:lpwstr>https://hedrickbrotherscom.sharepoint.com/:b:/s/HBProceduresManual/IQA_458NLKeuQ5LuPaTwcsTsAc56hPiEoqF2TrLxFSpGwEc?e=Kas4gi</vt:lpwstr>
      </vt:variant>
      <vt:variant>
        <vt:lpwstr/>
      </vt:variant>
      <vt:variant>
        <vt:i4>4718674</vt:i4>
      </vt:variant>
      <vt:variant>
        <vt:i4>399</vt:i4>
      </vt:variant>
      <vt:variant>
        <vt:i4>0</vt:i4>
      </vt:variant>
      <vt:variant>
        <vt:i4>5</vt:i4>
      </vt:variant>
      <vt:variant>
        <vt:lpwstr>https://hedrickbrotherscom.sharepoint.com/:x:/s/HBProceduresManual/IQDzz3g_d6TUTq5i_LwbkafnAUKYBFd4dbS1OD-kEHb9vDw?e=Cu6U12</vt:lpwstr>
      </vt:variant>
      <vt:variant>
        <vt:lpwstr/>
      </vt:variant>
      <vt:variant>
        <vt:i4>7077945</vt:i4>
      </vt:variant>
      <vt:variant>
        <vt:i4>396</vt:i4>
      </vt:variant>
      <vt:variant>
        <vt:i4>0</vt:i4>
      </vt:variant>
      <vt:variant>
        <vt:i4>5</vt:i4>
      </vt:variant>
      <vt:variant>
        <vt:lpwstr>https://hedrickbrotherscom.sharepoint.com/:b:/s/HBProceduresManual/IQC0uObnln3UR49XhnSjmKa2Ae1Y0ltar3ye0AwPO8EvycA?e=8DG4Jy</vt:lpwstr>
      </vt:variant>
      <vt:variant>
        <vt:lpwstr/>
      </vt:variant>
      <vt:variant>
        <vt:i4>4194428</vt:i4>
      </vt:variant>
      <vt:variant>
        <vt:i4>393</vt:i4>
      </vt:variant>
      <vt:variant>
        <vt:i4>0</vt:i4>
      </vt:variant>
      <vt:variant>
        <vt:i4>5</vt:i4>
      </vt:variant>
      <vt:variant>
        <vt:lpwstr>https://hedrickbrotherscom.sharepoint.com/:b:/s/HBProceduresManual/IQBtOnYR_JEzRZfqDIQWHhcKAdILL2N8HpR1mVh8eryED2Q?e=TXXkpJ</vt:lpwstr>
      </vt:variant>
      <vt:variant>
        <vt:lpwstr/>
      </vt:variant>
      <vt:variant>
        <vt:i4>7798803</vt:i4>
      </vt:variant>
      <vt:variant>
        <vt:i4>384</vt:i4>
      </vt:variant>
      <vt:variant>
        <vt:i4>0</vt:i4>
      </vt:variant>
      <vt:variant>
        <vt:i4>5</vt:i4>
      </vt:variant>
      <vt:variant>
        <vt:lpwstr>https://hedrickbrotherscom.sharepoint.com/:b:/s/HBProceduresManual/IQC-b_P-j-Z1QKnieEFjMxFfAXEiNCBJuZFRCQ1HmtXb13s?e=93tU6y</vt:lpwstr>
      </vt:variant>
      <vt:variant>
        <vt:lpwstr/>
      </vt:variant>
      <vt:variant>
        <vt:i4>5767248</vt:i4>
      </vt:variant>
      <vt:variant>
        <vt:i4>369</vt:i4>
      </vt:variant>
      <vt:variant>
        <vt:i4>0</vt:i4>
      </vt:variant>
      <vt:variant>
        <vt:i4>5</vt:i4>
      </vt:variant>
      <vt:variant>
        <vt:lpwstr>https://hedrickbrotherscom.sharepoint.com/:x:/s/HBProceduresManual/IQCNQr6zUy5bQ5Gc2-bZPz_3ASvOpPR_iJ3eT7C0vsLOnBM?e=U8z1E3</vt:lpwstr>
      </vt:variant>
      <vt:variant>
        <vt:lpwstr/>
      </vt:variant>
      <vt:variant>
        <vt:i4>7208978</vt:i4>
      </vt:variant>
      <vt:variant>
        <vt:i4>261</vt:i4>
      </vt:variant>
      <vt:variant>
        <vt:i4>0</vt:i4>
      </vt:variant>
      <vt:variant>
        <vt:i4>5</vt:i4>
      </vt:variant>
      <vt:variant>
        <vt:lpwstr>https://hedrickbrotherscom.sharepoint.com/:b:/s/HBProceduresManual/IQCDCNCVSpkzRJcq4UZy2-GJAXnCh_zey7gioAmw8LaCieE?e=0ZeDZh</vt:lpwstr>
      </vt:variant>
      <vt:variant>
        <vt:lpwstr/>
      </vt:variant>
      <vt:variant>
        <vt:i4>4587524</vt:i4>
      </vt:variant>
      <vt:variant>
        <vt:i4>255</vt:i4>
      </vt:variant>
      <vt:variant>
        <vt:i4>0</vt:i4>
      </vt:variant>
      <vt:variant>
        <vt:i4>5</vt:i4>
      </vt:variant>
      <vt:variant>
        <vt:lpwstr>https://hedrickbrotherscom.sharepoint.com/:x:/s/HBProceduresManual/IQCNQr6zUy5bQ5Gc2-bZPz_3ASvOpPR_iJ3eT7C0vsLOnBM?e=s8FEao</vt:lpwstr>
      </vt:variant>
      <vt:variant>
        <vt:lpwstr/>
      </vt:variant>
      <vt:variant>
        <vt:i4>6291554</vt:i4>
      </vt:variant>
      <vt:variant>
        <vt:i4>239</vt:i4>
      </vt:variant>
      <vt:variant>
        <vt:i4>0</vt:i4>
      </vt:variant>
      <vt:variant>
        <vt:i4>5</vt:i4>
      </vt:variant>
      <vt:variant>
        <vt:lpwstr>https://hedrickbrotherscom.sharepoint.com/:w:/s/OperationalExcellence/IQBv3Rvd8l7qSroMA1FKorPMAftkvjlgcBfz4YvT4EkRRTs?e=AGhk2F</vt:lpwstr>
      </vt:variant>
      <vt:variant>
        <vt:lpwstr/>
      </vt:variant>
      <vt:variant>
        <vt:i4>6422553</vt:i4>
      </vt:variant>
      <vt:variant>
        <vt:i4>123</vt:i4>
      </vt:variant>
      <vt:variant>
        <vt:i4>0</vt:i4>
      </vt:variant>
      <vt:variant>
        <vt:i4>5</vt:i4>
      </vt:variant>
      <vt:variant>
        <vt:lpwstr>https://hedrickbrotherscom.sharepoint.com/:b:/s/HBProceduresManual/IQA_458NLKeuQ5LuPaTwcsTsAc56hPiEoqF2TrLxFSpGwEc?e=8mZiH2</vt:lpwstr>
      </vt:variant>
      <vt:variant>
        <vt:lpwstr/>
      </vt:variant>
      <vt:variant>
        <vt:i4>5636106</vt:i4>
      </vt:variant>
      <vt:variant>
        <vt:i4>120</vt:i4>
      </vt:variant>
      <vt:variant>
        <vt:i4>0</vt:i4>
      </vt:variant>
      <vt:variant>
        <vt:i4>5</vt:i4>
      </vt:variant>
      <vt:variant>
        <vt:lpwstr>https://hedrickbrotherscom.sharepoint.com/:b:/s/HBProceduresManual/IQAW_PlE9AT6QLumg4Mb-V0xAXciWWr-LV0weuHYy3G_lKk?e=ueWKSB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dc:title>
  <dc:subject/>
  <dc:creator>Tanya Stiles</dc:creator>
  <cp:keywords/>
  <dc:description/>
  <cp:lastModifiedBy>Victoria Miel</cp:lastModifiedBy>
  <cp:revision>449</cp:revision>
  <cp:lastPrinted>2026-03-04T18:58:00Z</cp:lastPrinted>
  <dcterms:created xsi:type="dcterms:W3CDTF">2019-05-25T04:40:00Z</dcterms:created>
  <dcterms:modified xsi:type="dcterms:W3CDTF">2026-03-04T18:58:00Z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0x010100253C79078B00584B9CC67366AEF61061</vt:lpwstr>
  </property>
  <property fmtid="{D5CDD505-2E9C-101B-9397-08002B2CF9AE}" pid="3" name="MediaServiceImageTags">
    <vt:lpwstr/>
  </property>
  <property fmtid="{D5CDD505-2E9C-101B-9397-08002B2CF9AE}" pid="4" name="docLang">
    <vt:lpwstr>en</vt:lpwstr>
  </property>
</Properties>
</file>